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B2149" w14:textId="658C0069" w:rsidR="00464BC4" w:rsidRPr="00E4552E" w:rsidRDefault="00B85068" w:rsidP="00281122">
      <w:pPr>
        <w:pStyle w:val="Heading1"/>
        <w:rPr>
          <w:rFonts w:ascii="Times New Roman" w:eastAsia="Times New Roman" w:hAnsi="Times New Roman" w:cs="Times New Roman"/>
          <w:sz w:val="24"/>
          <w:szCs w:val="24"/>
        </w:rPr>
      </w:pPr>
      <w:r w:rsidRPr="00E4552E">
        <w:rPr>
          <w:noProof/>
        </w:rPr>
        <w:drawing>
          <wp:anchor distT="0" distB="0" distL="114300" distR="114300" simplePos="0" relativeHeight="251658240" behindDoc="0" locked="0" layoutInCell="1" hidden="0" allowOverlap="1" wp14:anchorId="59D4166C" wp14:editId="3218EFB2">
            <wp:simplePos x="0" y="0"/>
            <wp:positionH relativeFrom="column">
              <wp:posOffset>3615948</wp:posOffset>
            </wp:positionH>
            <wp:positionV relativeFrom="paragraph">
              <wp:posOffset>0</wp:posOffset>
            </wp:positionV>
            <wp:extent cx="2147821" cy="657225"/>
            <wp:effectExtent l="0" t="0" r="5080" b="0"/>
            <wp:wrapNone/>
            <wp:docPr id="2" name="image1.png" descr="Brandguide"/>
            <wp:cNvGraphicFramePr/>
            <a:graphic xmlns:a="http://schemas.openxmlformats.org/drawingml/2006/main">
              <a:graphicData uri="http://schemas.openxmlformats.org/drawingml/2006/picture">
                <pic:pic xmlns:pic="http://schemas.openxmlformats.org/drawingml/2006/picture">
                  <pic:nvPicPr>
                    <pic:cNvPr id="0" name="image1.png" descr="Brandguide"/>
                    <pic:cNvPicPr preferRelativeResize="0"/>
                  </pic:nvPicPr>
                  <pic:blipFill>
                    <a:blip r:embed="rId8"/>
                    <a:srcRect/>
                    <a:stretch>
                      <a:fillRect/>
                    </a:stretch>
                  </pic:blipFill>
                  <pic:spPr>
                    <a:xfrm>
                      <a:off x="0" y="0"/>
                      <a:ext cx="2148546" cy="657447"/>
                    </a:xfrm>
                    <a:prstGeom prst="rect">
                      <a:avLst/>
                    </a:prstGeom>
                    <a:ln/>
                  </pic:spPr>
                </pic:pic>
              </a:graphicData>
            </a:graphic>
            <wp14:sizeRelH relativeFrom="margin">
              <wp14:pctWidth>0</wp14:pctWidth>
            </wp14:sizeRelH>
            <wp14:sizeRelV relativeFrom="margin">
              <wp14:pctHeight>0</wp14:pctHeight>
            </wp14:sizeRelV>
          </wp:anchor>
        </w:drawing>
      </w:r>
      <w:r w:rsidRPr="00E4552E">
        <w:rPr>
          <w:noProof/>
        </w:rPr>
        <w:drawing>
          <wp:anchor distT="0" distB="0" distL="114300" distR="114300" simplePos="0" relativeHeight="251659264" behindDoc="0" locked="0" layoutInCell="1" hidden="0" allowOverlap="1" wp14:anchorId="4D588BAC" wp14:editId="49D38B32">
            <wp:simplePos x="0" y="0"/>
            <wp:positionH relativeFrom="margin">
              <wp:align>left</wp:align>
            </wp:positionH>
            <wp:positionV relativeFrom="paragraph">
              <wp:posOffset>0</wp:posOffset>
            </wp:positionV>
            <wp:extent cx="2187266" cy="666750"/>
            <wp:effectExtent l="0" t="0" r="381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191728" cy="668110"/>
                    </a:xfrm>
                    <a:prstGeom prst="rect">
                      <a:avLst/>
                    </a:prstGeom>
                    <a:ln/>
                  </pic:spPr>
                </pic:pic>
              </a:graphicData>
            </a:graphic>
            <wp14:sizeRelH relativeFrom="margin">
              <wp14:pctWidth>0</wp14:pctWidth>
            </wp14:sizeRelH>
            <wp14:sizeRelV relativeFrom="margin">
              <wp14:pctHeight>0</wp14:pctHeight>
            </wp14:sizeRelV>
          </wp:anchor>
        </w:drawing>
      </w:r>
    </w:p>
    <w:p w14:paraId="5D545D9C" w14:textId="77777777" w:rsidR="00464BC4" w:rsidRPr="00E4552E" w:rsidRDefault="00464BC4" w:rsidP="00B85068">
      <w:pPr>
        <w:pBdr>
          <w:bottom w:val="single" w:sz="12" w:space="1" w:color="000000"/>
        </w:pBdr>
        <w:spacing w:after="160" w:line="360" w:lineRule="auto"/>
        <w:rPr>
          <w:rFonts w:ascii="Times New Roman" w:eastAsia="Times New Roman" w:hAnsi="Times New Roman" w:cs="Times New Roman"/>
          <w:sz w:val="18"/>
          <w:szCs w:val="18"/>
        </w:rPr>
      </w:pPr>
    </w:p>
    <w:p w14:paraId="59AC1EB5" w14:textId="77777777" w:rsidR="00B85068" w:rsidRPr="00B85068" w:rsidRDefault="00B85068" w:rsidP="00D27506">
      <w:pPr>
        <w:pBdr>
          <w:bottom w:val="single" w:sz="12" w:space="1" w:color="000000"/>
        </w:pBdr>
        <w:spacing w:after="160" w:line="360" w:lineRule="auto"/>
        <w:jc w:val="center"/>
        <w:rPr>
          <w:rFonts w:ascii="Times New Roman" w:eastAsia="Times New Roman" w:hAnsi="Times New Roman" w:cs="Times New Roman"/>
          <w:sz w:val="28"/>
          <w:szCs w:val="28"/>
        </w:rPr>
      </w:pPr>
    </w:p>
    <w:p w14:paraId="2614225A" w14:textId="1DADBBF1" w:rsidR="00B85068" w:rsidRPr="00B85068" w:rsidRDefault="00B7491B" w:rsidP="00B85068">
      <w:pPr>
        <w:pBdr>
          <w:bottom w:val="single" w:sz="12" w:space="1" w:color="000000"/>
        </w:pBdr>
        <w:spacing w:after="16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Impact</w:t>
      </w:r>
      <w:r w:rsidR="00D27506" w:rsidRPr="00B85068">
        <w:rPr>
          <w:rFonts w:ascii="Times New Roman" w:eastAsia="Times New Roman" w:hAnsi="Times New Roman" w:cs="Times New Roman"/>
          <w:sz w:val="40"/>
          <w:szCs w:val="40"/>
        </w:rPr>
        <w:t xml:space="preserve"> of </w:t>
      </w:r>
      <w:r w:rsidR="00EA0718">
        <w:rPr>
          <w:rFonts w:ascii="Times New Roman" w:eastAsia="Times New Roman" w:hAnsi="Times New Roman" w:cs="Times New Roman"/>
          <w:sz w:val="40"/>
          <w:szCs w:val="40"/>
        </w:rPr>
        <w:t>F</w:t>
      </w:r>
      <w:r w:rsidR="00D27506" w:rsidRPr="00B85068">
        <w:rPr>
          <w:rFonts w:ascii="Times New Roman" w:eastAsia="Times New Roman" w:hAnsi="Times New Roman" w:cs="Times New Roman"/>
          <w:sz w:val="40"/>
          <w:szCs w:val="40"/>
        </w:rPr>
        <w:t xml:space="preserve">emale </w:t>
      </w:r>
      <w:r w:rsidR="00EA0718">
        <w:rPr>
          <w:rFonts w:ascii="Times New Roman" w:eastAsia="Times New Roman" w:hAnsi="Times New Roman" w:cs="Times New Roman"/>
          <w:sz w:val="40"/>
          <w:szCs w:val="40"/>
        </w:rPr>
        <w:t>M</w:t>
      </w:r>
      <w:r w:rsidR="00D27506" w:rsidRPr="00B85068">
        <w:rPr>
          <w:rFonts w:ascii="Times New Roman" w:eastAsia="Times New Roman" w:hAnsi="Times New Roman" w:cs="Times New Roman"/>
          <w:sz w:val="40"/>
          <w:szCs w:val="40"/>
        </w:rPr>
        <w:t xml:space="preserve">ating </w:t>
      </w:r>
      <w:r w:rsidR="00EA0718">
        <w:rPr>
          <w:rFonts w:ascii="Times New Roman" w:eastAsia="Times New Roman" w:hAnsi="Times New Roman" w:cs="Times New Roman"/>
          <w:sz w:val="40"/>
          <w:szCs w:val="40"/>
        </w:rPr>
        <w:t>S</w:t>
      </w:r>
      <w:r w:rsidR="00D27506" w:rsidRPr="00B85068">
        <w:rPr>
          <w:rFonts w:ascii="Times New Roman" w:eastAsia="Times New Roman" w:hAnsi="Times New Roman" w:cs="Times New Roman"/>
          <w:sz w:val="40"/>
          <w:szCs w:val="40"/>
        </w:rPr>
        <w:t xml:space="preserve">tatus on </w:t>
      </w:r>
      <w:r w:rsidR="00EA0718">
        <w:rPr>
          <w:rFonts w:ascii="Times New Roman" w:eastAsia="Times New Roman" w:hAnsi="Times New Roman" w:cs="Times New Roman"/>
          <w:sz w:val="40"/>
          <w:szCs w:val="40"/>
        </w:rPr>
        <w:t>M</w:t>
      </w:r>
      <w:r w:rsidR="00D27506" w:rsidRPr="00B85068">
        <w:rPr>
          <w:rFonts w:ascii="Times New Roman" w:eastAsia="Times New Roman" w:hAnsi="Times New Roman" w:cs="Times New Roman"/>
          <w:sz w:val="40"/>
          <w:szCs w:val="40"/>
        </w:rPr>
        <w:t xml:space="preserve">ale </w:t>
      </w:r>
      <w:r w:rsidR="00EA0718">
        <w:rPr>
          <w:rFonts w:ascii="Times New Roman" w:eastAsia="Times New Roman" w:hAnsi="Times New Roman" w:cs="Times New Roman"/>
          <w:sz w:val="40"/>
          <w:szCs w:val="40"/>
        </w:rPr>
        <w:t>C</w:t>
      </w:r>
      <w:r w:rsidR="00D27506" w:rsidRPr="00B85068">
        <w:rPr>
          <w:rFonts w:ascii="Times New Roman" w:eastAsia="Times New Roman" w:hAnsi="Times New Roman" w:cs="Times New Roman"/>
          <w:sz w:val="40"/>
          <w:szCs w:val="40"/>
        </w:rPr>
        <w:t xml:space="preserve">ourtship </w:t>
      </w:r>
      <w:r w:rsidR="00EA0718">
        <w:rPr>
          <w:rFonts w:ascii="Times New Roman" w:eastAsia="Times New Roman" w:hAnsi="Times New Roman" w:cs="Times New Roman"/>
          <w:sz w:val="40"/>
          <w:szCs w:val="40"/>
        </w:rPr>
        <w:t>B</w:t>
      </w:r>
      <w:r w:rsidR="0019175D">
        <w:rPr>
          <w:rFonts w:ascii="Times New Roman" w:eastAsia="Times New Roman" w:hAnsi="Times New Roman" w:cs="Times New Roman"/>
          <w:sz w:val="40"/>
          <w:szCs w:val="40"/>
        </w:rPr>
        <w:t>ehaviour</w:t>
      </w:r>
      <w:r w:rsidR="00D27506" w:rsidRPr="00B85068">
        <w:rPr>
          <w:rFonts w:ascii="Times New Roman" w:eastAsia="Times New Roman" w:hAnsi="Times New Roman" w:cs="Times New Roman"/>
          <w:sz w:val="40"/>
          <w:szCs w:val="40"/>
        </w:rPr>
        <w:t xml:space="preserve"> in the </w:t>
      </w:r>
      <w:r w:rsidR="00EA0718">
        <w:rPr>
          <w:rFonts w:ascii="Times New Roman" w:eastAsia="Times New Roman" w:hAnsi="Times New Roman" w:cs="Times New Roman"/>
          <w:sz w:val="40"/>
          <w:szCs w:val="40"/>
        </w:rPr>
        <w:t>S</w:t>
      </w:r>
      <w:r w:rsidR="00D27506" w:rsidRPr="00B85068">
        <w:rPr>
          <w:rFonts w:ascii="Times New Roman" w:eastAsia="Times New Roman" w:hAnsi="Times New Roman" w:cs="Times New Roman"/>
          <w:sz w:val="40"/>
          <w:szCs w:val="40"/>
        </w:rPr>
        <w:t xml:space="preserve">exually </w:t>
      </w:r>
      <w:r w:rsidR="00EA0718">
        <w:rPr>
          <w:rFonts w:ascii="Times New Roman" w:eastAsia="Times New Roman" w:hAnsi="Times New Roman" w:cs="Times New Roman"/>
          <w:sz w:val="40"/>
          <w:szCs w:val="40"/>
        </w:rPr>
        <w:t>C</w:t>
      </w:r>
      <w:r w:rsidR="00D27506" w:rsidRPr="00B85068">
        <w:rPr>
          <w:rFonts w:ascii="Times New Roman" w:eastAsia="Times New Roman" w:hAnsi="Times New Roman" w:cs="Times New Roman"/>
          <w:sz w:val="40"/>
          <w:szCs w:val="40"/>
        </w:rPr>
        <w:t xml:space="preserve">annibalistic New Zealand </w:t>
      </w:r>
      <w:r w:rsidR="00EA0718">
        <w:rPr>
          <w:rFonts w:ascii="Times New Roman" w:eastAsia="Times New Roman" w:hAnsi="Times New Roman" w:cs="Times New Roman"/>
          <w:sz w:val="40"/>
          <w:szCs w:val="40"/>
        </w:rPr>
        <w:t>F</w:t>
      </w:r>
      <w:r w:rsidR="00D27506" w:rsidRPr="00B85068">
        <w:rPr>
          <w:rFonts w:ascii="Times New Roman" w:eastAsia="Times New Roman" w:hAnsi="Times New Roman" w:cs="Times New Roman"/>
          <w:sz w:val="40"/>
          <w:szCs w:val="40"/>
        </w:rPr>
        <w:t xml:space="preserve">ishing </w:t>
      </w:r>
      <w:r w:rsidR="00EA0718">
        <w:rPr>
          <w:rFonts w:ascii="Times New Roman" w:eastAsia="Times New Roman" w:hAnsi="Times New Roman" w:cs="Times New Roman"/>
          <w:sz w:val="40"/>
          <w:szCs w:val="40"/>
        </w:rPr>
        <w:t>S</w:t>
      </w:r>
      <w:r w:rsidR="00D27506" w:rsidRPr="00B85068">
        <w:rPr>
          <w:rFonts w:ascii="Times New Roman" w:eastAsia="Times New Roman" w:hAnsi="Times New Roman" w:cs="Times New Roman"/>
          <w:sz w:val="40"/>
          <w:szCs w:val="40"/>
        </w:rPr>
        <w:t xml:space="preserve">pider </w:t>
      </w:r>
      <w:r w:rsidR="00D27506" w:rsidRPr="00B85068">
        <w:rPr>
          <w:rFonts w:ascii="Times New Roman" w:eastAsia="Times New Roman" w:hAnsi="Times New Roman" w:cs="Times New Roman"/>
          <w:i/>
          <w:iCs/>
          <w:sz w:val="40"/>
          <w:szCs w:val="40"/>
        </w:rPr>
        <w:t xml:space="preserve">Dolomedes minor </w:t>
      </w:r>
      <w:r w:rsidR="00D27506" w:rsidRPr="00B85068">
        <w:rPr>
          <w:rFonts w:ascii="Times New Roman" w:eastAsia="Times New Roman" w:hAnsi="Times New Roman" w:cs="Times New Roman"/>
          <w:sz w:val="40"/>
          <w:szCs w:val="40"/>
        </w:rPr>
        <w:t>(Araneae, Pisauridae)</w:t>
      </w:r>
    </w:p>
    <w:p w14:paraId="665BBA8A" w14:textId="795A37BD" w:rsidR="00B85068" w:rsidRPr="00E4552E" w:rsidRDefault="00B85068" w:rsidP="00B85068">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822BC4" wp14:editId="554C24C7">
            <wp:extent cx="3638550" cy="2607442"/>
            <wp:effectExtent l="19050" t="19050" r="19050" b="21590"/>
            <wp:docPr id="83184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076" name="Picture 831841076"/>
                    <pic:cNvPicPr/>
                  </pic:nvPicPr>
                  <pic:blipFill rotWithShape="1">
                    <a:blip r:embed="rId10" cstate="print">
                      <a:extLst>
                        <a:ext uri="{28A0092B-C50C-407E-A947-70E740481C1C}">
                          <a14:useLocalDpi xmlns:a14="http://schemas.microsoft.com/office/drawing/2010/main" val="0"/>
                        </a:ext>
                      </a:extLst>
                    </a:blip>
                    <a:srcRect t="14683" b="15946"/>
                    <a:stretch/>
                  </pic:blipFill>
                  <pic:spPr bwMode="auto">
                    <a:xfrm>
                      <a:off x="0" y="0"/>
                      <a:ext cx="3666051" cy="262715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1F8D4D4" w14:textId="77777777"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Master’s internship report by: Bastien Clémot</w:t>
      </w:r>
    </w:p>
    <w:p w14:paraId="52099D16" w14:textId="21B7104E"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First-year Master of ‘Biodiversity Ecology Evolution</w:t>
      </w:r>
    </w:p>
    <w:p w14:paraId="55DC2730" w14:textId="77777777"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Functional Behavioural and Evolutive Ecology”</w:t>
      </w:r>
    </w:p>
    <w:p w14:paraId="79D8403D" w14:textId="77777777"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_</w:t>
      </w:r>
    </w:p>
    <w:p w14:paraId="78256243" w14:textId="77777777"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Delivered at Invertebrate Behavioural Ecology Lab, University of Waikato</w:t>
      </w:r>
    </w:p>
    <w:p w14:paraId="4D379927" w14:textId="77777777"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 xml:space="preserve">Supervisor: </w:t>
      </w:r>
      <w:proofErr w:type="spellStart"/>
      <w:r w:rsidRPr="00E4552E">
        <w:rPr>
          <w:rFonts w:ascii="Times New Roman" w:eastAsia="Times New Roman" w:hAnsi="Times New Roman" w:cs="Times New Roman"/>
          <w:sz w:val="24"/>
          <w:szCs w:val="24"/>
        </w:rPr>
        <w:t>Dr.</w:t>
      </w:r>
      <w:proofErr w:type="spellEnd"/>
      <w:r w:rsidRPr="00E4552E">
        <w:rPr>
          <w:rFonts w:ascii="Times New Roman" w:eastAsia="Times New Roman" w:hAnsi="Times New Roman" w:cs="Times New Roman"/>
          <w:sz w:val="24"/>
          <w:szCs w:val="24"/>
        </w:rPr>
        <w:t xml:space="preserve"> Chrissie Painting</w:t>
      </w:r>
    </w:p>
    <w:p w14:paraId="68FB4DE6" w14:textId="77777777"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_</w:t>
      </w:r>
    </w:p>
    <w:p w14:paraId="0BE85D81" w14:textId="77777777"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Conducted at Université de Rennes</w:t>
      </w:r>
    </w:p>
    <w:p w14:paraId="6C57D562" w14:textId="77777777"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 xml:space="preserve">Referent: </w:t>
      </w:r>
      <w:proofErr w:type="spellStart"/>
      <w:r w:rsidRPr="00E4552E">
        <w:rPr>
          <w:rFonts w:ascii="Times New Roman" w:eastAsia="Times New Roman" w:hAnsi="Times New Roman" w:cs="Times New Roman"/>
          <w:sz w:val="24"/>
          <w:szCs w:val="24"/>
        </w:rPr>
        <w:t>Dr.</w:t>
      </w:r>
      <w:proofErr w:type="spellEnd"/>
      <w:r w:rsidRPr="00E4552E">
        <w:rPr>
          <w:rFonts w:ascii="Times New Roman" w:eastAsia="Times New Roman" w:hAnsi="Times New Roman" w:cs="Times New Roman"/>
          <w:sz w:val="24"/>
          <w:szCs w:val="24"/>
        </w:rPr>
        <w:t xml:space="preserve"> Julien Pétillon</w:t>
      </w:r>
    </w:p>
    <w:p w14:paraId="00A2014C" w14:textId="77777777"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_</w:t>
      </w:r>
    </w:p>
    <w:p w14:paraId="62187B47" w14:textId="1DDC7680"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Internship from 06</w:t>
      </w:r>
      <w:r w:rsidR="00720E7C">
        <w:rPr>
          <w:rFonts w:ascii="Times New Roman" w:eastAsia="Times New Roman" w:hAnsi="Times New Roman" w:cs="Times New Roman"/>
          <w:sz w:val="24"/>
          <w:szCs w:val="24"/>
        </w:rPr>
        <w:t>-</w:t>
      </w:r>
      <w:r w:rsidRPr="00E4552E">
        <w:rPr>
          <w:rFonts w:ascii="Times New Roman" w:eastAsia="Times New Roman" w:hAnsi="Times New Roman" w:cs="Times New Roman"/>
          <w:sz w:val="24"/>
          <w:szCs w:val="24"/>
        </w:rPr>
        <w:t>04</w:t>
      </w:r>
      <w:r w:rsidR="00720E7C">
        <w:rPr>
          <w:rFonts w:ascii="Times New Roman" w:eastAsia="Times New Roman" w:hAnsi="Times New Roman" w:cs="Times New Roman"/>
          <w:sz w:val="24"/>
          <w:szCs w:val="24"/>
        </w:rPr>
        <w:t>-</w:t>
      </w:r>
      <w:r w:rsidRPr="00E4552E">
        <w:rPr>
          <w:rFonts w:ascii="Times New Roman" w:eastAsia="Times New Roman" w:hAnsi="Times New Roman" w:cs="Times New Roman"/>
          <w:sz w:val="24"/>
          <w:szCs w:val="24"/>
        </w:rPr>
        <w:t>2023 to 23</w:t>
      </w:r>
      <w:r w:rsidR="00720E7C">
        <w:rPr>
          <w:rFonts w:ascii="Times New Roman" w:eastAsia="Times New Roman" w:hAnsi="Times New Roman" w:cs="Times New Roman"/>
          <w:sz w:val="24"/>
          <w:szCs w:val="24"/>
        </w:rPr>
        <w:t>-</w:t>
      </w:r>
      <w:r w:rsidRPr="00E4552E">
        <w:rPr>
          <w:rFonts w:ascii="Times New Roman" w:eastAsia="Times New Roman" w:hAnsi="Times New Roman" w:cs="Times New Roman"/>
          <w:sz w:val="24"/>
          <w:szCs w:val="24"/>
        </w:rPr>
        <w:t>06</w:t>
      </w:r>
      <w:r w:rsidR="00720E7C">
        <w:rPr>
          <w:rFonts w:ascii="Times New Roman" w:eastAsia="Times New Roman" w:hAnsi="Times New Roman" w:cs="Times New Roman"/>
          <w:sz w:val="24"/>
          <w:szCs w:val="24"/>
        </w:rPr>
        <w:t>-</w:t>
      </w:r>
      <w:r w:rsidRPr="00E4552E">
        <w:rPr>
          <w:rFonts w:ascii="Times New Roman" w:eastAsia="Times New Roman" w:hAnsi="Times New Roman" w:cs="Times New Roman"/>
          <w:sz w:val="24"/>
          <w:szCs w:val="24"/>
        </w:rPr>
        <w:t>2023</w:t>
      </w:r>
    </w:p>
    <w:p w14:paraId="603E3540" w14:textId="0144C43F" w:rsidR="00464BC4" w:rsidRPr="00E4552E" w:rsidRDefault="00000000" w:rsidP="00B85068">
      <w:pPr>
        <w:spacing w:after="160" w:line="240" w:lineRule="auto"/>
        <w:jc w:val="center"/>
        <w:rPr>
          <w:rFonts w:ascii="Times New Roman" w:eastAsia="Times New Roman" w:hAnsi="Times New Roman" w:cs="Times New Roman"/>
          <w:sz w:val="24"/>
          <w:szCs w:val="24"/>
        </w:rPr>
      </w:pPr>
      <w:r w:rsidRPr="00E4552E">
        <w:rPr>
          <w:rFonts w:ascii="Times New Roman" w:eastAsia="Times New Roman" w:hAnsi="Times New Roman" w:cs="Times New Roman"/>
          <w:sz w:val="24"/>
          <w:szCs w:val="24"/>
        </w:rPr>
        <w:t>Submitted on 09</w:t>
      </w:r>
      <w:r w:rsidR="00720E7C">
        <w:rPr>
          <w:rFonts w:ascii="Times New Roman" w:eastAsia="Times New Roman" w:hAnsi="Times New Roman" w:cs="Times New Roman"/>
          <w:sz w:val="24"/>
          <w:szCs w:val="24"/>
        </w:rPr>
        <w:t>-</w:t>
      </w:r>
      <w:r w:rsidRPr="00E4552E">
        <w:rPr>
          <w:rFonts w:ascii="Times New Roman" w:eastAsia="Times New Roman" w:hAnsi="Times New Roman" w:cs="Times New Roman"/>
          <w:sz w:val="24"/>
          <w:szCs w:val="24"/>
        </w:rPr>
        <w:t>06</w:t>
      </w:r>
      <w:r w:rsidR="00720E7C">
        <w:rPr>
          <w:rFonts w:ascii="Times New Roman" w:eastAsia="Times New Roman" w:hAnsi="Times New Roman" w:cs="Times New Roman"/>
          <w:sz w:val="24"/>
          <w:szCs w:val="24"/>
        </w:rPr>
        <w:t>-</w:t>
      </w:r>
      <w:r w:rsidR="00854702">
        <w:rPr>
          <w:rFonts w:ascii="Times New Roman" w:eastAsia="Times New Roman" w:hAnsi="Times New Roman" w:cs="Times New Roman"/>
          <w:sz w:val="24"/>
          <w:szCs w:val="24"/>
        </w:rPr>
        <w:t>20</w:t>
      </w:r>
      <w:r w:rsidRPr="00E4552E">
        <w:rPr>
          <w:rFonts w:ascii="Times New Roman" w:eastAsia="Times New Roman" w:hAnsi="Times New Roman" w:cs="Times New Roman"/>
          <w:sz w:val="24"/>
          <w:szCs w:val="24"/>
        </w:rPr>
        <w:t>23</w:t>
      </w:r>
    </w:p>
    <w:p w14:paraId="679704A8" w14:textId="279A8F07" w:rsidR="00B3259B" w:rsidRDefault="00000000" w:rsidP="00B85068">
      <w:pPr>
        <w:spacing w:after="160" w:line="240" w:lineRule="auto"/>
        <w:jc w:val="center"/>
        <w:rPr>
          <w:rFonts w:ascii="Times New Roman" w:eastAsia="Times New Roman" w:hAnsi="Times New Roman" w:cs="Times New Roman"/>
          <w:sz w:val="24"/>
          <w:szCs w:val="24"/>
        </w:rPr>
        <w:sectPr w:rsidR="00B3259B" w:rsidSect="00B3259B">
          <w:footerReference w:type="default" r:id="rId11"/>
          <w:footerReference w:type="first" r:id="rId12"/>
          <w:pgSz w:w="11909" w:h="16834"/>
          <w:pgMar w:top="1440" w:right="1440" w:bottom="1440" w:left="1440" w:header="720" w:footer="720" w:gutter="0"/>
          <w:pgNumType w:start="1"/>
          <w:cols w:space="720"/>
          <w:titlePg/>
          <w:docGrid w:linePitch="299"/>
        </w:sectPr>
      </w:pPr>
      <w:r w:rsidRPr="00E4552E">
        <w:rPr>
          <w:rFonts w:ascii="Times New Roman" w:eastAsia="Times New Roman" w:hAnsi="Times New Roman" w:cs="Times New Roman"/>
          <w:sz w:val="24"/>
          <w:szCs w:val="24"/>
        </w:rPr>
        <w:lastRenderedPageBreak/>
        <w:t>Supported on 21</w:t>
      </w:r>
      <w:r w:rsidR="00720E7C">
        <w:rPr>
          <w:rFonts w:ascii="Times New Roman" w:eastAsia="Times New Roman" w:hAnsi="Times New Roman" w:cs="Times New Roman"/>
          <w:sz w:val="24"/>
          <w:szCs w:val="24"/>
        </w:rPr>
        <w:t>-</w:t>
      </w:r>
      <w:r w:rsidRPr="00E4552E">
        <w:rPr>
          <w:rFonts w:ascii="Times New Roman" w:eastAsia="Times New Roman" w:hAnsi="Times New Roman" w:cs="Times New Roman"/>
          <w:sz w:val="24"/>
          <w:szCs w:val="24"/>
        </w:rPr>
        <w:t>06</w:t>
      </w:r>
      <w:r w:rsidR="00720E7C">
        <w:rPr>
          <w:rFonts w:ascii="Times New Roman" w:eastAsia="Times New Roman" w:hAnsi="Times New Roman" w:cs="Times New Roman"/>
          <w:sz w:val="24"/>
          <w:szCs w:val="24"/>
        </w:rPr>
        <w:t>-</w:t>
      </w:r>
      <w:r w:rsidR="00854702">
        <w:rPr>
          <w:rFonts w:ascii="Times New Roman" w:eastAsia="Times New Roman" w:hAnsi="Times New Roman" w:cs="Times New Roman"/>
          <w:sz w:val="24"/>
          <w:szCs w:val="24"/>
        </w:rPr>
        <w:t>20</w:t>
      </w:r>
      <w:r w:rsidRPr="00E4552E">
        <w:rPr>
          <w:rFonts w:ascii="Times New Roman" w:eastAsia="Times New Roman" w:hAnsi="Times New Roman" w:cs="Times New Roman"/>
          <w:sz w:val="24"/>
          <w:szCs w:val="24"/>
        </w:rPr>
        <w:t>2</w:t>
      </w:r>
    </w:p>
    <w:p w14:paraId="56F62B0A" w14:textId="0E17C9BD" w:rsidR="00854702" w:rsidRPr="009452F5" w:rsidRDefault="00854702" w:rsidP="009452F5">
      <w:pPr>
        <w:pStyle w:val="NoSpacing"/>
        <w:spacing w:line="360" w:lineRule="auto"/>
        <w:rPr>
          <w:rFonts w:ascii="Times New Roman" w:hAnsi="Times New Roman" w:cs="Times New Roman"/>
          <w:b/>
          <w:bCs/>
          <w:sz w:val="24"/>
          <w:szCs w:val="24"/>
        </w:rPr>
      </w:pPr>
      <w:r w:rsidRPr="009452F5">
        <w:rPr>
          <w:rFonts w:ascii="Times New Roman" w:hAnsi="Times New Roman" w:cs="Times New Roman"/>
          <w:b/>
          <w:bCs/>
          <w:sz w:val="24"/>
          <w:szCs w:val="24"/>
        </w:rPr>
        <w:lastRenderedPageBreak/>
        <w:t>ACKNOWLEDGEMENTS</w:t>
      </w:r>
    </w:p>
    <w:p w14:paraId="08535196" w14:textId="0767B477" w:rsidR="006F3A85" w:rsidRDefault="0084590B" w:rsidP="009452F5">
      <w:pPr>
        <w:pStyle w:val="NoSpacing"/>
        <w:spacing w:line="360" w:lineRule="auto"/>
        <w:jc w:val="both"/>
        <w:rPr>
          <w:rFonts w:ascii="Times New Roman" w:hAnsi="Times New Roman" w:cs="Times New Roman"/>
          <w:sz w:val="24"/>
          <w:szCs w:val="24"/>
        </w:rPr>
      </w:pPr>
      <w:r w:rsidRPr="009452F5">
        <w:rPr>
          <w:rFonts w:ascii="Times New Roman" w:hAnsi="Times New Roman" w:cs="Times New Roman"/>
          <w:sz w:val="24"/>
          <w:szCs w:val="24"/>
        </w:rPr>
        <w:t xml:space="preserve">I would like to express my deepest gratitude to my supervisor </w:t>
      </w:r>
      <w:r w:rsidRPr="009452F5">
        <w:rPr>
          <w:rFonts w:ascii="Times New Roman" w:hAnsi="Times New Roman" w:cs="Times New Roman"/>
          <w:b/>
          <w:bCs/>
          <w:sz w:val="24"/>
          <w:szCs w:val="24"/>
        </w:rPr>
        <w:t>Chrissie Painting</w:t>
      </w:r>
      <w:r w:rsidR="00BE6DBF" w:rsidRPr="009452F5">
        <w:rPr>
          <w:rFonts w:ascii="Times New Roman" w:hAnsi="Times New Roman" w:cs="Times New Roman"/>
          <w:sz w:val="24"/>
          <w:szCs w:val="24"/>
        </w:rPr>
        <w:t xml:space="preserve"> for </w:t>
      </w:r>
      <w:r w:rsidR="00116380">
        <w:rPr>
          <w:rFonts w:ascii="Times New Roman" w:hAnsi="Times New Roman" w:cs="Times New Roman"/>
          <w:sz w:val="24"/>
          <w:szCs w:val="24"/>
        </w:rPr>
        <w:t>allowing</w:t>
      </w:r>
      <w:r w:rsidR="00BE6DBF" w:rsidRPr="009452F5">
        <w:rPr>
          <w:rFonts w:ascii="Times New Roman" w:hAnsi="Times New Roman" w:cs="Times New Roman"/>
          <w:sz w:val="24"/>
          <w:szCs w:val="24"/>
        </w:rPr>
        <w:t xml:space="preserve"> me to make this marvellous internship</w:t>
      </w:r>
      <w:r w:rsidR="009452F5">
        <w:rPr>
          <w:rFonts w:ascii="Times New Roman" w:hAnsi="Times New Roman" w:cs="Times New Roman"/>
          <w:sz w:val="24"/>
          <w:szCs w:val="24"/>
        </w:rPr>
        <w:t xml:space="preserve"> in New Zealand</w:t>
      </w:r>
      <w:r w:rsidR="00BE6DBF" w:rsidRPr="009452F5">
        <w:rPr>
          <w:rFonts w:ascii="Times New Roman" w:hAnsi="Times New Roman" w:cs="Times New Roman"/>
          <w:sz w:val="24"/>
          <w:szCs w:val="24"/>
        </w:rPr>
        <w:t>, for being an incredible supervisor, both trusting in my abilities and giving me her invaluable advice and experience, and for imbuing me her passion for spiders and</w:t>
      </w:r>
      <w:r w:rsidR="00CE4D7E">
        <w:rPr>
          <w:rFonts w:ascii="Times New Roman" w:hAnsi="Times New Roman" w:cs="Times New Roman"/>
          <w:sz w:val="24"/>
          <w:szCs w:val="24"/>
        </w:rPr>
        <w:t xml:space="preserve"> honourably her</w:t>
      </w:r>
      <w:r w:rsidR="00BE6DBF" w:rsidRPr="009452F5">
        <w:rPr>
          <w:rFonts w:ascii="Times New Roman" w:hAnsi="Times New Roman" w:cs="Times New Roman"/>
          <w:sz w:val="24"/>
          <w:szCs w:val="24"/>
        </w:rPr>
        <w:t xml:space="preserve"> </w:t>
      </w:r>
      <w:r w:rsidR="009452F5" w:rsidRPr="009452F5">
        <w:rPr>
          <w:rFonts w:ascii="Times New Roman" w:hAnsi="Times New Roman" w:cs="Times New Roman"/>
          <w:sz w:val="24"/>
          <w:szCs w:val="24"/>
        </w:rPr>
        <w:t xml:space="preserve">enjoyment for </w:t>
      </w:r>
      <w:commentRangeStart w:id="0"/>
      <w:r w:rsidR="009452F5" w:rsidRPr="009452F5">
        <w:rPr>
          <w:rFonts w:ascii="Times New Roman" w:hAnsi="Times New Roman" w:cs="Times New Roman"/>
          <w:sz w:val="24"/>
          <w:szCs w:val="24"/>
        </w:rPr>
        <w:t>feijoas</w:t>
      </w:r>
      <w:commentRangeEnd w:id="0"/>
      <w:r w:rsidR="00281122">
        <w:rPr>
          <w:rStyle w:val="CommentReference"/>
        </w:rPr>
        <w:commentReference w:id="0"/>
      </w:r>
      <w:r w:rsidR="009452F5" w:rsidRPr="009452F5">
        <w:rPr>
          <w:rFonts w:ascii="Times New Roman" w:hAnsi="Times New Roman" w:cs="Times New Roman"/>
          <w:sz w:val="24"/>
          <w:szCs w:val="24"/>
        </w:rPr>
        <w:t>.</w:t>
      </w:r>
      <w:r w:rsidR="00BE6DBF" w:rsidRPr="009452F5">
        <w:rPr>
          <w:rFonts w:ascii="Times New Roman" w:hAnsi="Times New Roman" w:cs="Times New Roman"/>
          <w:sz w:val="24"/>
          <w:szCs w:val="24"/>
        </w:rPr>
        <w:t xml:space="preserve"> </w:t>
      </w:r>
    </w:p>
    <w:p w14:paraId="64A164C8" w14:textId="3082DEC5" w:rsidR="009452F5" w:rsidRDefault="009452F5" w:rsidP="009452F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would also like to extend my gratitude to </w:t>
      </w:r>
      <w:r w:rsidRPr="009452F5">
        <w:rPr>
          <w:rFonts w:ascii="Times New Roman" w:hAnsi="Times New Roman" w:cs="Times New Roman"/>
          <w:b/>
          <w:bCs/>
          <w:sz w:val="24"/>
          <w:szCs w:val="24"/>
        </w:rPr>
        <w:t>Simon Connolly</w:t>
      </w:r>
      <w:r>
        <w:rPr>
          <w:rFonts w:ascii="Times New Roman" w:hAnsi="Times New Roman" w:cs="Times New Roman"/>
          <w:sz w:val="24"/>
          <w:szCs w:val="24"/>
        </w:rPr>
        <w:t xml:space="preserve"> for teaching me everything about </w:t>
      </w:r>
      <w:r>
        <w:rPr>
          <w:rFonts w:ascii="Times New Roman" w:hAnsi="Times New Roman" w:cs="Times New Roman"/>
          <w:i/>
          <w:iCs/>
          <w:sz w:val="24"/>
          <w:szCs w:val="24"/>
        </w:rPr>
        <w:t xml:space="preserve">Dolomedes </w:t>
      </w:r>
      <w:r>
        <w:rPr>
          <w:rFonts w:ascii="Times New Roman" w:hAnsi="Times New Roman" w:cs="Times New Roman"/>
          <w:sz w:val="24"/>
          <w:szCs w:val="24"/>
        </w:rPr>
        <w:t xml:space="preserve">fieldwork and rearing in the lab, for sharing with me his precious data and videos on </w:t>
      </w:r>
      <w:r>
        <w:rPr>
          <w:rFonts w:ascii="Times New Roman" w:hAnsi="Times New Roman" w:cs="Times New Roman"/>
          <w:i/>
          <w:iCs/>
          <w:sz w:val="24"/>
          <w:szCs w:val="24"/>
        </w:rPr>
        <w:t>Dolomedes minor</w:t>
      </w:r>
      <w:r>
        <w:rPr>
          <w:rFonts w:ascii="Times New Roman" w:hAnsi="Times New Roman" w:cs="Times New Roman"/>
          <w:sz w:val="24"/>
          <w:szCs w:val="24"/>
        </w:rPr>
        <w:t xml:space="preserve"> mating, for accompanying me in my desperate seek for </w:t>
      </w:r>
      <w:r>
        <w:rPr>
          <w:rFonts w:ascii="Times New Roman" w:hAnsi="Times New Roman" w:cs="Times New Roman"/>
          <w:i/>
          <w:iCs/>
          <w:sz w:val="24"/>
          <w:szCs w:val="24"/>
        </w:rPr>
        <w:t>Dolomedes dondalei</w:t>
      </w:r>
      <w:r>
        <w:rPr>
          <w:rFonts w:ascii="Times New Roman" w:hAnsi="Times New Roman" w:cs="Times New Roman"/>
          <w:sz w:val="24"/>
          <w:szCs w:val="24"/>
        </w:rPr>
        <w:t xml:space="preserve"> and for being a nerd mate and inviting me to play </w:t>
      </w:r>
      <w:proofErr w:type="spellStart"/>
      <w:r>
        <w:rPr>
          <w:rFonts w:ascii="Times New Roman" w:hAnsi="Times New Roman" w:cs="Times New Roman"/>
          <w:sz w:val="24"/>
          <w:szCs w:val="24"/>
        </w:rPr>
        <w:t>Dungeons&amp;Dragons</w:t>
      </w:r>
      <w:proofErr w:type="spellEnd"/>
      <w:r>
        <w:rPr>
          <w:rFonts w:ascii="Times New Roman" w:hAnsi="Times New Roman" w:cs="Times New Roman"/>
          <w:sz w:val="24"/>
          <w:szCs w:val="24"/>
        </w:rPr>
        <w:t>.</w:t>
      </w:r>
    </w:p>
    <w:p w14:paraId="601164BF" w14:textId="7533DD74" w:rsidR="007B2BA0" w:rsidRDefault="007B2BA0" w:rsidP="009452F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4D7E">
        <w:rPr>
          <w:rFonts w:ascii="Times New Roman" w:hAnsi="Times New Roman" w:cs="Times New Roman"/>
          <w:sz w:val="24"/>
          <w:szCs w:val="24"/>
        </w:rPr>
        <w:t>My work here wouldn’t have been possible with</w:t>
      </w:r>
      <w:r w:rsidR="00810C35">
        <w:rPr>
          <w:rFonts w:ascii="Times New Roman" w:hAnsi="Times New Roman" w:cs="Times New Roman"/>
          <w:sz w:val="24"/>
          <w:szCs w:val="24"/>
        </w:rPr>
        <w:t>out</w:t>
      </w:r>
      <w:r w:rsidR="00CE4D7E">
        <w:rPr>
          <w:rFonts w:ascii="Times New Roman" w:hAnsi="Times New Roman" w:cs="Times New Roman"/>
          <w:sz w:val="24"/>
          <w:szCs w:val="24"/>
        </w:rPr>
        <w:t xml:space="preserve"> the help of </w:t>
      </w:r>
      <w:r w:rsidRPr="007B2BA0">
        <w:rPr>
          <w:rFonts w:ascii="Times New Roman" w:hAnsi="Times New Roman" w:cs="Times New Roman"/>
          <w:b/>
          <w:bCs/>
          <w:sz w:val="24"/>
          <w:szCs w:val="24"/>
        </w:rPr>
        <w:t>Bruce Patty</w:t>
      </w:r>
      <w:r w:rsidR="00CE4D7E">
        <w:rPr>
          <w:rFonts w:ascii="Times New Roman" w:hAnsi="Times New Roman" w:cs="Times New Roman"/>
          <w:sz w:val="24"/>
          <w:szCs w:val="24"/>
        </w:rPr>
        <w:t>, who coached</w:t>
      </w:r>
      <w:r>
        <w:rPr>
          <w:rFonts w:ascii="Times New Roman" w:hAnsi="Times New Roman" w:cs="Times New Roman"/>
          <w:sz w:val="24"/>
          <w:szCs w:val="24"/>
        </w:rPr>
        <w:t xml:space="preserve"> me on safety measures in the field and the laboratory</w:t>
      </w:r>
      <w:r w:rsidR="007E3B1F">
        <w:rPr>
          <w:rFonts w:ascii="Times New Roman" w:hAnsi="Times New Roman" w:cs="Times New Roman"/>
          <w:sz w:val="24"/>
          <w:szCs w:val="24"/>
        </w:rPr>
        <w:t>,</w:t>
      </w:r>
      <w:r>
        <w:rPr>
          <w:rFonts w:ascii="Times New Roman" w:hAnsi="Times New Roman" w:cs="Times New Roman"/>
          <w:sz w:val="24"/>
          <w:szCs w:val="24"/>
        </w:rPr>
        <w:t xml:space="preserve"> and always </w:t>
      </w:r>
      <w:r w:rsidR="00CE4D7E">
        <w:rPr>
          <w:rFonts w:ascii="Times New Roman" w:hAnsi="Times New Roman" w:cs="Times New Roman"/>
          <w:sz w:val="24"/>
          <w:szCs w:val="24"/>
        </w:rPr>
        <w:t>was</w:t>
      </w:r>
      <w:r>
        <w:rPr>
          <w:rFonts w:ascii="Times New Roman" w:hAnsi="Times New Roman" w:cs="Times New Roman"/>
          <w:sz w:val="24"/>
          <w:szCs w:val="24"/>
        </w:rPr>
        <w:t xml:space="preserve"> here to help me whenever I needed </w:t>
      </w:r>
      <w:r w:rsidR="00CE4D7E">
        <w:rPr>
          <w:rFonts w:ascii="Times New Roman" w:hAnsi="Times New Roman" w:cs="Times New Roman"/>
          <w:sz w:val="24"/>
          <w:szCs w:val="24"/>
        </w:rPr>
        <w:t xml:space="preserve">or struggled with </w:t>
      </w:r>
      <w:r>
        <w:rPr>
          <w:rFonts w:ascii="Times New Roman" w:hAnsi="Times New Roman" w:cs="Times New Roman"/>
          <w:sz w:val="24"/>
          <w:szCs w:val="24"/>
        </w:rPr>
        <w:t>something</w:t>
      </w:r>
      <w:r w:rsidR="007E3B1F">
        <w:rPr>
          <w:rFonts w:ascii="Times New Roman" w:hAnsi="Times New Roman" w:cs="Times New Roman"/>
          <w:sz w:val="24"/>
          <w:szCs w:val="24"/>
        </w:rPr>
        <w:t>,</w:t>
      </w:r>
      <w:r>
        <w:rPr>
          <w:rFonts w:ascii="Times New Roman" w:hAnsi="Times New Roman" w:cs="Times New Roman"/>
          <w:sz w:val="24"/>
          <w:szCs w:val="24"/>
        </w:rPr>
        <w:t xml:space="preserve"> </w:t>
      </w:r>
      <w:r w:rsidR="007E3B1F">
        <w:rPr>
          <w:rFonts w:ascii="Times New Roman" w:hAnsi="Times New Roman" w:cs="Times New Roman"/>
          <w:sz w:val="24"/>
          <w:szCs w:val="24"/>
        </w:rPr>
        <w:t xml:space="preserve">notably </w:t>
      </w:r>
      <w:r>
        <w:rPr>
          <w:rFonts w:ascii="Times New Roman" w:hAnsi="Times New Roman" w:cs="Times New Roman"/>
          <w:sz w:val="24"/>
          <w:szCs w:val="24"/>
        </w:rPr>
        <w:t>when I couldn’t feed my spiders when my magnetic card wasn’t working.</w:t>
      </w:r>
    </w:p>
    <w:p w14:paraId="02049C44" w14:textId="39E1E3F8" w:rsidR="00FD08D6" w:rsidRDefault="00FD08D6" w:rsidP="009452F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t>I would</w:t>
      </w:r>
      <w:r w:rsidR="00CE4D7E">
        <w:rPr>
          <w:rFonts w:ascii="Times New Roman" w:hAnsi="Times New Roman" w:cs="Times New Roman"/>
          <w:sz w:val="24"/>
          <w:szCs w:val="24"/>
        </w:rPr>
        <w:t xml:space="preserve"> also</w:t>
      </w:r>
      <w:r>
        <w:rPr>
          <w:rFonts w:ascii="Times New Roman" w:hAnsi="Times New Roman" w:cs="Times New Roman"/>
          <w:sz w:val="24"/>
          <w:szCs w:val="24"/>
        </w:rPr>
        <w:t xml:space="preserve"> like to thank my university referent, </w:t>
      </w:r>
      <w:r w:rsidRPr="00FD08D6">
        <w:rPr>
          <w:rFonts w:ascii="Times New Roman" w:hAnsi="Times New Roman" w:cs="Times New Roman"/>
          <w:b/>
          <w:bCs/>
          <w:sz w:val="24"/>
          <w:szCs w:val="24"/>
        </w:rPr>
        <w:t>Julien Pétillon</w:t>
      </w:r>
      <w:r>
        <w:rPr>
          <w:rFonts w:ascii="Times New Roman" w:hAnsi="Times New Roman" w:cs="Times New Roman"/>
          <w:sz w:val="24"/>
          <w:szCs w:val="24"/>
        </w:rPr>
        <w:t>, who answered all of my questions and my insecurities about my work with unparalleled rapidity and patience.</w:t>
      </w:r>
    </w:p>
    <w:p w14:paraId="12458F8D" w14:textId="29F37158" w:rsidR="007E3B1F" w:rsidRDefault="002C78A8" w:rsidP="007E3B1F">
      <w:pPr>
        <w:pStyle w:val="NoSpacing"/>
        <w:spacing w:line="360" w:lineRule="auto"/>
        <w:jc w:val="both"/>
        <w:rPr>
          <w:rStyle w:val="introduction-text"/>
          <w:rFonts w:ascii="Times New Roman" w:hAnsi="Times New Roman" w:cs="Times New Roman"/>
          <w:sz w:val="24"/>
          <w:szCs w:val="24"/>
        </w:rPr>
      </w:pPr>
      <w:r>
        <w:rPr>
          <w:rFonts w:ascii="Times New Roman" w:hAnsi="Times New Roman" w:cs="Times New Roman"/>
          <w:sz w:val="24"/>
          <w:szCs w:val="24"/>
        </w:rPr>
        <w:tab/>
        <w:t xml:space="preserve">Many thanks to </w:t>
      </w:r>
      <w:r w:rsidRPr="007E3B1F">
        <w:rPr>
          <w:rFonts w:ascii="Times New Roman" w:hAnsi="Times New Roman" w:cs="Times New Roman"/>
          <w:b/>
          <w:bCs/>
          <w:sz w:val="24"/>
          <w:szCs w:val="24"/>
        </w:rPr>
        <w:t xml:space="preserve">Estela </w:t>
      </w:r>
      <w:proofErr w:type="spellStart"/>
      <w:r w:rsidRPr="007E3B1F">
        <w:rPr>
          <w:rFonts w:ascii="Times New Roman" w:hAnsi="Times New Roman" w:cs="Times New Roman"/>
          <w:b/>
          <w:bCs/>
          <w:sz w:val="24"/>
          <w:szCs w:val="24"/>
        </w:rPr>
        <w:t>Folch</w:t>
      </w:r>
      <w:proofErr w:type="spellEnd"/>
      <w:r w:rsidRPr="007E3B1F">
        <w:rPr>
          <w:rFonts w:ascii="Times New Roman" w:hAnsi="Times New Roman" w:cs="Times New Roman"/>
          <w:b/>
          <w:bCs/>
          <w:sz w:val="24"/>
          <w:szCs w:val="24"/>
        </w:rPr>
        <w:t xml:space="preserve"> Chaos</w:t>
      </w:r>
      <w:r>
        <w:rPr>
          <w:rFonts w:ascii="Times New Roman" w:hAnsi="Times New Roman" w:cs="Times New Roman"/>
          <w:sz w:val="24"/>
          <w:szCs w:val="24"/>
        </w:rPr>
        <w:t xml:space="preserve"> </w:t>
      </w:r>
      <w:r w:rsidR="007E3B1F">
        <w:rPr>
          <w:rFonts w:ascii="Times New Roman" w:hAnsi="Times New Roman" w:cs="Times New Roman"/>
          <w:sz w:val="24"/>
          <w:szCs w:val="24"/>
        </w:rPr>
        <w:t xml:space="preserve">for being here to advise me on how to survive as a lost European among Kiwis, and for the smelly and chaotic fieldwork we had at Rotorua. </w:t>
      </w:r>
    </w:p>
    <w:p w14:paraId="67B1B817" w14:textId="2B236560" w:rsidR="0033554A" w:rsidRDefault="007E3B1F" w:rsidP="007E3B1F">
      <w:pPr>
        <w:pStyle w:val="NoSpacing"/>
        <w:spacing w:line="360" w:lineRule="auto"/>
        <w:jc w:val="both"/>
        <w:rPr>
          <w:rStyle w:val="introduction-text"/>
          <w:rFonts w:ascii="Times New Roman" w:hAnsi="Times New Roman" w:cs="Times New Roman"/>
          <w:sz w:val="24"/>
          <w:szCs w:val="24"/>
        </w:rPr>
      </w:pPr>
      <w:r>
        <w:rPr>
          <w:rStyle w:val="introduction-text"/>
          <w:rFonts w:ascii="Times New Roman" w:hAnsi="Times New Roman" w:cs="Times New Roman"/>
          <w:sz w:val="24"/>
          <w:szCs w:val="24"/>
        </w:rPr>
        <w:tab/>
      </w:r>
      <w:r w:rsidR="00CE4D7E">
        <w:rPr>
          <w:rStyle w:val="introduction-text"/>
          <w:rFonts w:ascii="Times New Roman" w:hAnsi="Times New Roman" w:cs="Times New Roman"/>
          <w:sz w:val="24"/>
          <w:szCs w:val="24"/>
        </w:rPr>
        <w:t xml:space="preserve">I cannot leave the Invertebrate Behavioural Ecology Lab without expressing my sincere gratitude </w:t>
      </w:r>
      <w:r>
        <w:rPr>
          <w:rStyle w:val="introduction-text"/>
          <w:rFonts w:ascii="Times New Roman" w:hAnsi="Times New Roman" w:cs="Times New Roman"/>
          <w:sz w:val="24"/>
          <w:szCs w:val="24"/>
        </w:rPr>
        <w:t>to all the lab</w:t>
      </w:r>
      <w:r w:rsidR="00497EB7">
        <w:rPr>
          <w:rStyle w:val="introduction-text"/>
          <w:rFonts w:ascii="Times New Roman" w:hAnsi="Times New Roman" w:cs="Times New Roman"/>
          <w:sz w:val="24"/>
          <w:szCs w:val="24"/>
        </w:rPr>
        <w:t xml:space="preserve"> team</w:t>
      </w:r>
      <w:r w:rsidR="00CE4D7E">
        <w:rPr>
          <w:rStyle w:val="introduction-text"/>
          <w:rFonts w:ascii="Times New Roman" w:hAnsi="Times New Roman" w:cs="Times New Roman"/>
          <w:sz w:val="24"/>
          <w:szCs w:val="24"/>
        </w:rPr>
        <w:t xml:space="preserve">, </w:t>
      </w:r>
      <w:r>
        <w:rPr>
          <w:rStyle w:val="introduction-text"/>
          <w:rFonts w:ascii="Times New Roman" w:hAnsi="Times New Roman" w:cs="Times New Roman"/>
          <w:sz w:val="24"/>
          <w:szCs w:val="24"/>
        </w:rPr>
        <w:t>for all of these incredible lab meetings spend with you and the friendly framework you provided, discussing about everything exciting scientific subjects to our difficulties and insecurities</w:t>
      </w:r>
      <w:r w:rsidR="003A56C1">
        <w:rPr>
          <w:rStyle w:val="introduction-text"/>
          <w:rFonts w:ascii="Times New Roman" w:hAnsi="Times New Roman" w:cs="Times New Roman"/>
          <w:sz w:val="24"/>
          <w:szCs w:val="24"/>
        </w:rPr>
        <w:t xml:space="preserve"> in science.</w:t>
      </w:r>
    </w:p>
    <w:p w14:paraId="423A1EDF" w14:textId="0CA38CFA" w:rsidR="00C848D3" w:rsidRDefault="00C848D3" w:rsidP="007E3B1F">
      <w:pPr>
        <w:pStyle w:val="NoSpacing"/>
        <w:spacing w:line="360" w:lineRule="auto"/>
        <w:jc w:val="both"/>
        <w:rPr>
          <w:rFonts w:ascii="Times New Roman" w:hAnsi="Times New Roman" w:cs="Times New Roman"/>
          <w:sz w:val="24"/>
          <w:szCs w:val="24"/>
        </w:rPr>
      </w:pPr>
      <w:r>
        <w:rPr>
          <w:rStyle w:val="introduction-text"/>
          <w:rFonts w:ascii="Times New Roman" w:hAnsi="Times New Roman" w:cs="Times New Roman"/>
          <w:sz w:val="24"/>
          <w:szCs w:val="24"/>
        </w:rPr>
        <w:tab/>
        <w:t xml:space="preserve">Special thanks to </w:t>
      </w:r>
      <w:r w:rsidRPr="00C848D3">
        <w:rPr>
          <w:rStyle w:val="introduction-text"/>
          <w:rFonts w:ascii="Times New Roman" w:hAnsi="Times New Roman" w:cs="Times New Roman"/>
          <w:b/>
          <w:bCs/>
          <w:sz w:val="24"/>
          <w:szCs w:val="24"/>
        </w:rPr>
        <w:t xml:space="preserve">Marijke </w:t>
      </w:r>
      <w:proofErr w:type="spellStart"/>
      <w:r w:rsidRPr="00C848D3">
        <w:rPr>
          <w:rStyle w:val="introduction-text"/>
          <w:rFonts w:ascii="Times New Roman" w:hAnsi="Times New Roman" w:cs="Times New Roman"/>
          <w:b/>
          <w:bCs/>
          <w:sz w:val="24"/>
          <w:szCs w:val="24"/>
        </w:rPr>
        <w:t>Strujik</w:t>
      </w:r>
      <w:proofErr w:type="spellEnd"/>
      <w:r>
        <w:rPr>
          <w:rStyle w:val="introduction-text"/>
          <w:rFonts w:ascii="Times New Roman" w:hAnsi="Times New Roman" w:cs="Times New Roman"/>
          <w:sz w:val="24"/>
          <w:szCs w:val="24"/>
        </w:rPr>
        <w:t xml:space="preserve"> and </w:t>
      </w:r>
      <w:proofErr w:type="spellStart"/>
      <w:r w:rsidRPr="00C848D3">
        <w:rPr>
          <w:rStyle w:val="introduction-text"/>
          <w:rFonts w:ascii="Times New Roman" w:hAnsi="Times New Roman" w:cs="Times New Roman"/>
          <w:b/>
          <w:bCs/>
          <w:sz w:val="24"/>
          <w:szCs w:val="24"/>
        </w:rPr>
        <w:t>Kamolphat</w:t>
      </w:r>
      <w:proofErr w:type="spellEnd"/>
      <w:r w:rsidRPr="00C848D3">
        <w:rPr>
          <w:rStyle w:val="introduction-text"/>
          <w:rFonts w:ascii="Times New Roman" w:hAnsi="Times New Roman" w:cs="Times New Roman"/>
          <w:b/>
          <w:bCs/>
          <w:sz w:val="24"/>
          <w:szCs w:val="24"/>
        </w:rPr>
        <w:t xml:space="preserve"> </w:t>
      </w:r>
      <w:proofErr w:type="spellStart"/>
      <w:r w:rsidRPr="00C848D3">
        <w:rPr>
          <w:rFonts w:ascii="Times New Roman" w:hAnsi="Times New Roman" w:cs="Times New Roman"/>
          <w:b/>
          <w:bCs/>
          <w:sz w:val="24"/>
          <w:szCs w:val="24"/>
        </w:rPr>
        <w:t>Atsawawaranunt</w:t>
      </w:r>
      <w:proofErr w:type="spellEnd"/>
      <w:r>
        <w:rPr>
          <w:rFonts w:ascii="Times New Roman" w:hAnsi="Times New Roman" w:cs="Times New Roman"/>
          <w:sz w:val="24"/>
          <w:szCs w:val="24"/>
        </w:rPr>
        <w:t xml:space="preserve"> for lending me their house at the beginning of my stay in New Zealand, for sharing nice moments with me and having fun at the climbing gym, and for pardoning me to have </w:t>
      </w:r>
      <w:r w:rsidR="007301DD">
        <w:rPr>
          <w:rFonts w:ascii="Times New Roman" w:hAnsi="Times New Roman" w:cs="Times New Roman"/>
          <w:sz w:val="24"/>
          <w:szCs w:val="24"/>
        </w:rPr>
        <w:t>scratched the wheel of their car.</w:t>
      </w:r>
    </w:p>
    <w:p w14:paraId="10F0EE83" w14:textId="7D4F3B0A" w:rsidR="00C7151F" w:rsidRPr="007301DD" w:rsidRDefault="007301DD" w:rsidP="00E4552E">
      <w:pPr>
        <w:pStyle w:val="NoSpacing"/>
        <w:spacing w:line="360" w:lineRule="auto"/>
        <w:jc w:val="both"/>
        <w:rPr>
          <w:rFonts w:ascii="Times New Roman" w:hAnsi="Times New Roman" w:cs="Times New Roman"/>
          <w:sz w:val="24"/>
          <w:szCs w:val="24"/>
        </w:rPr>
        <w:sectPr w:rsidR="00C7151F" w:rsidRPr="007301DD" w:rsidSect="00BC1DD8">
          <w:pgSz w:w="11909" w:h="16834"/>
          <w:pgMar w:top="1417" w:right="1417" w:bottom="1417" w:left="1417" w:header="720" w:footer="720" w:gutter="0"/>
          <w:pgNumType w:start="1"/>
          <w:cols w:space="720"/>
          <w:titlePg/>
          <w:docGrid w:linePitch="299"/>
        </w:sectPr>
      </w:pPr>
      <w:r>
        <w:rPr>
          <w:rFonts w:ascii="Times New Roman" w:hAnsi="Times New Roman" w:cs="Times New Roman"/>
          <w:sz w:val="24"/>
          <w:szCs w:val="24"/>
        </w:rPr>
        <w:tab/>
        <w:t xml:space="preserve">Finally, nobody has been more important to me in this project than my family and my friends, even 18,000 km away from </w:t>
      </w:r>
      <w:r w:rsidR="003A56C1">
        <w:rPr>
          <w:rFonts w:ascii="Times New Roman" w:hAnsi="Times New Roman" w:cs="Times New Roman"/>
          <w:sz w:val="24"/>
          <w:szCs w:val="24"/>
        </w:rPr>
        <w:t>me</w:t>
      </w:r>
      <w:r>
        <w:rPr>
          <w:rFonts w:ascii="Times New Roman" w:hAnsi="Times New Roman" w:cs="Times New Roman"/>
          <w:sz w:val="24"/>
          <w:szCs w:val="24"/>
        </w:rPr>
        <w:t xml:space="preserve">. I’m thanking </w:t>
      </w:r>
      <w:r w:rsidRPr="007301DD">
        <w:rPr>
          <w:rFonts w:ascii="Times New Roman" w:hAnsi="Times New Roman" w:cs="Times New Roman"/>
          <w:b/>
          <w:bCs/>
          <w:sz w:val="24"/>
          <w:szCs w:val="24"/>
        </w:rPr>
        <w:t>Simon Boisteau</w:t>
      </w:r>
      <w:r>
        <w:rPr>
          <w:rFonts w:ascii="Times New Roman" w:hAnsi="Times New Roman" w:cs="Times New Roman"/>
          <w:sz w:val="24"/>
          <w:szCs w:val="24"/>
        </w:rPr>
        <w:t xml:space="preserve">, </w:t>
      </w:r>
      <w:r w:rsidRPr="007301DD">
        <w:rPr>
          <w:rFonts w:ascii="Times New Roman" w:hAnsi="Times New Roman" w:cs="Times New Roman"/>
          <w:b/>
          <w:bCs/>
          <w:sz w:val="24"/>
          <w:szCs w:val="24"/>
        </w:rPr>
        <w:t>Laura Borner</w:t>
      </w:r>
      <w:r>
        <w:rPr>
          <w:rFonts w:ascii="Times New Roman" w:hAnsi="Times New Roman" w:cs="Times New Roman"/>
          <w:sz w:val="24"/>
          <w:szCs w:val="24"/>
        </w:rPr>
        <w:t xml:space="preserve">, </w:t>
      </w:r>
      <w:proofErr w:type="spellStart"/>
      <w:r w:rsidRPr="007301DD">
        <w:rPr>
          <w:rFonts w:ascii="Times New Roman" w:hAnsi="Times New Roman" w:cs="Times New Roman"/>
          <w:b/>
          <w:bCs/>
          <w:sz w:val="24"/>
          <w:szCs w:val="24"/>
        </w:rPr>
        <w:t>Raphaëlle</w:t>
      </w:r>
      <w:proofErr w:type="spellEnd"/>
      <w:r w:rsidRPr="007301DD">
        <w:rPr>
          <w:rFonts w:ascii="Times New Roman" w:hAnsi="Times New Roman" w:cs="Times New Roman"/>
          <w:b/>
          <w:bCs/>
          <w:sz w:val="24"/>
          <w:szCs w:val="24"/>
        </w:rPr>
        <w:t xml:space="preserve"> </w:t>
      </w:r>
      <w:proofErr w:type="spellStart"/>
      <w:r w:rsidRPr="007301DD">
        <w:rPr>
          <w:rFonts w:ascii="Times New Roman" w:hAnsi="Times New Roman" w:cs="Times New Roman"/>
          <w:b/>
          <w:bCs/>
          <w:sz w:val="24"/>
          <w:szCs w:val="24"/>
        </w:rPr>
        <w:t>Lebailly</w:t>
      </w:r>
      <w:proofErr w:type="spellEnd"/>
      <w:r>
        <w:rPr>
          <w:rFonts w:ascii="Times New Roman" w:hAnsi="Times New Roman" w:cs="Times New Roman"/>
          <w:sz w:val="24"/>
          <w:szCs w:val="24"/>
        </w:rPr>
        <w:t xml:space="preserve">, </w:t>
      </w:r>
      <w:r w:rsidRPr="007301DD">
        <w:rPr>
          <w:rFonts w:ascii="Times New Roman" w:hAnsi="Times New Roman" w:cs="Times New Roman"/>
          <w:b/>
          <w:bCs/>
          <w:sz w:val="24"/>
          <w:szCs w:val="24"/>
        </w:rPr>
        <w:t xml:space="preserve">Jamy </w:t>
      </w:r>
      <w:proofErr w:type="spellStart"/>
      <w:r w:rsidRPr="007301DD">
        <w:rPr>
          <w:rFonts w:ascii="Times New Roman" w:hAnsi="Times New Roman" w:cs="Times New Roman"/>
          <w:b/>
          <w:bCs/>
          <w:sz w:val="24"/>
          <w:szCs w:val="24"/>
        </w:rPr>
        <w:t>Ragnaud</w:t>
      </w:r>
      <w:proofErr w:type="spellEnd"/>
      <w:r>
        <w:rPr>
          <w:rFonts w:ascii="Times New Roman" w:hAnsi="Times New Roman" w:cs="Times New Roman"/>
          <w:sz w:val="24"/>
          <w:szCs w:val="24"/>
        </w:rPr>
        <w:t>,</w:t>
      </w:r>
      <w:r w:rsidR="00E40135">
        <w:rPr>
          <w:rFonts w:ascii="Times New Roman" w:hAnsi="Times New Roman" w:cs="Times New Roman"/>
          <w:sz w:val="24"/>
          <w:szCs w:val="24"/>
        </w:rPr>
        <w:t xml:space="preserve"> </w:t>
      </w:r>
      <w:r w:rsidR="00E40135">
        <w:rPr>
          <w:rFonts w:ascii="Times New Roman" w:hAnsi="Times New Roman" w:cs="Times New Roman"/>
          <w:b/>
          <w:bCs/>
          <w:sz w:val="24"/>
          <w:szCs w:val="24"/>
        </w:rPr>
        <w:t xml:space="preserve">Pierre-Alexandre </w:t>
      </w:r>
      <w:proofErr w:type="spellStart"/>
      <w:r w:rsidR="00E40135">
        <w:rPr>
          <w:rFonts w:ascii="Times New Roman" w:hAnsi="Times New Roman" w:cs="Times New Roman"/>
          <w:b/>
          <w:bCs/>
          <w:sz w:val="24"/>
          <w:szCs w:val="24"/>
        </w:rPr>
        <w:t>Quittet</w:t>
      </w:r>
      <w:proofErr w:type="spellEnd"/>
      <w:r w:rsidR="00E40135">
        <w:rPr>
          <w:rFonts w:ascii="Times New Roman" w:hAnsi="Times New Roman" w:cs="Times New Roman"/>
          <w:b/>
          <w:bCs/>
          <w:sz w:val="24"/>
          <w:szCs w:val="24"/>
        </w:rPr>
        <w:t>,</w:t>
      </w:r>
      <w:r>
        <w:rPr>
          <w:rFonts w:ascii="Times New Roman" w:hAnsi="Times New Roman" w:cs="Times New Roman"/>
          <w:sz w:val="24"/>
          <w:szCs w:val="24"/>
        </w:rPr>
        <w:t xml:space="preserve"> </w:t>
      </w:r>
      <w:r w:rsidRPr="007301DD">
        <w:rPr>
          <w:rFonts w:ascii="Times New Roman" w:hAnsi="Times New Roman" w:cs="Times New Roman"/>
          <w:b/>
          <w:bCs/>
          <w:sz w:val="24"/>
          <w:szCs w:val="24"/>
        </w:rPr>
        <w:t>Lena Deck</w:t>
      </w:r>
      <w:r>
        <w:rPr>
          <w:rFonts w:ascii="Times New Roman" w:hAnsi="Times New Roman" w:cs="Times New Roman"/>
          <w:sz w:val="24"/>
          <w:szCs w:val="24"/>
        </w:rPr>
        <w:t xml:space="preserve"> and so many others for giving me their invaluable support every day, especially when I was chasing my spiders in the lab and working </w:t>
      </w:r>
      <w:r w:rsidR="003A56C1">
        <w:rPr>
          <w:rFonts w:ascii="Times New Roman" w:hAnsi="Times New Roman" w:cs="Times New Roman"/>
          <w:sz w:val="24"/>
          <w:szCs w:val="24"/>
        </w:rPr>
        <w:t>probably</w:t>
      </w:r>
      <w:r>
        <w:rPr>
          <w:rFonts w:ascii="Times New Roman" w:hAnsi="Times New Roman" w:cs="Times New Roman"/>
          <w:sz w:val="24"/>
          <w:szCs w:val="24"/>
        </w:rPr>
        <w:t xml:space="preserve"> far too late </w:t>
      </w:r>
      <w:r w:rsidR="003A56C1">
        <w:rPr>
          <w:rFonts w:ascii="Times New Roman" w:hAnsi="Times New Roman" w:cs="Times New Roman"/>
          <w:sz w:val="24"/>
          <w:szCs w:val="24"/>
        </w:rPr>
        <w:t>at</w:t>
      </w:r>
      <w:r>
        <w:rPr>
          <w:rFonts w:ascii="Times New Roman" w:hAnsi="Times New Roman" w:cs="Times New Roman"/>
          <w:sz w:val="24"/>
          <w:szCs w:val="24"/>
        </w:rPr>
        <w:t xml:space="preserve"> night on this report.</w:t>
      </w:r>
    </w:p>
    <w:p w14:paraId="4FBA4DEA" w14:textId="78F01761" w:rsidR="00E4552E" w:rsidRPr="00166F4C" w:rsidRDefault="00166F4C" w:rsidP="00E4552E">
      <w:pPr>
        <w:pStyle w:val="NoSpacing"/>
        <w:spacing w:line="360" w:lineRule="auto"/>
        <w:jc w:val="both"/>
        <w:rPr>
          <w:rFonts w:ascii="Times New Roman" w:hAnsi="Times New Roman" w:cs="Times New Roman"/>
          <w:b/>
          <w:bCs/>
          <w:sz w:val="24"/>
          <w:szCs w:val="24"/>
        </w:rPr>
      </w:pPr>
      <w:commentRangeStart w:id="1"/>
      <w:r w:rsidRPr="00166F4C">
        <w:rPr>
          <w:rFonts w:ascii="Times New Roman" w:hAnsi="Times New Roman" w:cs="Times New Roman"/>
          <w:b/>
          <w:bCs/>
          <w:sz w:val="24"/>
          <w:szCs w:val="24"/>
        </w:rPr>
        <w:lastRenderedPageBreak/>
        <w:t>INTRODUCTION</w:t>
      </w:r>
      <w:commentRangeEnd w:id="1"/>
      <w:r w:rsidR="003D3722">
        <w:rPr>
          <w:rStyle w:val="CommentReference"/>
        </w:rPr>
        <w:commentReference w:id="1"/>
      </w:r>
    </w:p>
    <w:p w14:paraId="14C218CA" w14:textId="77E413DF" w:rsidR="0004196E" w:rsidRDefault="00000000" w:rsidP="00166F4C">
      <w:pPr>
        <w:pStyle w:val="NoSpacing"/>
        <w:spacing w:line="360" w:lineRule="auto"/>
        <w:jc w:val="both"/>
        <w:rPr>
          <w:rFonts w:ascii="Times New Roman" w:hAnsi="Times New Roman" w:cs="Times New Roman"/>
          <w:sz w:val="24"/>
          <w:szCs w:val="24"/>
        </w:rPr>
      </w:pPr>
      <w:commentRangeStart w:id="2"/>
      <w:del w:id="3" w:author="Chrissie Painting" w:date="2023-06-19T16:27:00Z">
        <w:r w:rsidRPr="00E4552E" w:rsidDel="00281122">
          <w:rPr>
            <w:rFonts w:ascii="Times New Roman" w:hAnsi="Times New Roman" w:cs="Times New Roman"/>
            <w:sz w:val="24"/>
            <w:szCs w:val="24"/>
          </w:rPr>
          <w:delText>Male courtship evolution is historically considered to be driven by female mate selection, but may also be dependent on male investment decisions</w:delText>
        </w:r>
        <w:r w:rsidR="00BD7F27" w:rsidDel="00281122">
          <w:rPr>
            <w:rFonts w:ascii="Times New Roman" w:hAnsi="Times New Roman" w:cs="Times New Roman"/>
            <w:sz w:val="24"/>
            <w:szCs w:val="24"/>
          </w:rPr>
          <w:delText xml:space="preserve"> </w:delText>
        </w:r>
        <w:r w:rsidRPr="00E4552E" w:rsidDel="00281122">
          <w:rPr>
            <w:rFonts w:ascii="Times New Roman" w:hAnsi="Times New Roman" w:cs="Times New Roman"/>
            <w:sz w:val="24"/>
            <w:szCs w:val="24"/>
          </w:rPr>
          <w:delText xml:space="preserve">in sexually cannibalistic species. </w:delText>
        </w:r>
        <w:commentRangeEnd w:id="2"/>
        <w:r w:rsidR="00281122" w:rsidDel="00281122">
          <w:rPr>
            <w:rStyle w:val="CommentReference"/>
          </w:rPr>
          <w:commentReference w:id="2"/>
        </w:r>
      </w:del>
      <w:commentRangeStart w:id="4"/>
      <w:ins w:id="5" w:author="Chrissie Painting" w:date="2023-06-19T16:23:00Z">
        <w:r w:rsidR="00281122">
          <w:rPr>
            <w:rFonts w:ascii="Times New Roman" w:hAnsi="Times New Roman" w:cs="Times New Roman"/>
            <w:sz w:val="24"/>
            <w:szCs w:val="24"/>
          </w:rPr>
          <w:t>Courtship</w:t>
        </w:r>
      </w:ins>
      <w:commentRangeEnd w:id="4"/>
      <w:ins w:id="6" w:author="Chrissie Painting" w:date="2023-06-19T16:27:00Z">
        <w:r w:rsidR="00281122">
          <w:rPr>
            <w:rStyle w:val="CommentReference"/>
          </w:rPr>
          <w:commentReference w:id="4"/>
        </w:r>
      </w:ins>
      <w:ins w:id="7" w:author="Chrissie Painting" w:date="2023-06-19T16:23:00Z">
        <w:r w:rsidR="00281122">
          <w:rPr>
            <w:rFonts w:ascii="Times New Roman" w:hAnsi="Times New Roman" w:cs="Times New Roman"/>
            <w:sz w:val="24"/>
            <w:szCs w:val="24"/>
          </w:rPr>
          <w:t xml:space="preserve"> behaviour is a </w:t>
        </w:r>
      </w:ins>
      <w:ins w:id="8" w:author="Chrissie Painting" w:date="2023-06-19T16:24:00Z">
        <w:r w:rsidR="00281122">
          <w:rPr>
            <w:rFonts w:ascii="Times New Roman" w:hAnsi="Times New Roman" w:cs="Times New Roman"/>
            <w:sz w:val="24"/>
            <w:szCs w:val="24"/>
          </w:rPr>
          <w:t>key way in which animals</w:t>
        </w:r>
      </w:ins>
      <w:ins w:id="9" w:author="Chrissie Painting" w:date="2023-06-19T16:37:00Z">
        <w:r w:rsidR="00CB5F73">
          <w:rPr>
            <w:rFonts w:ascii="Times New Roman" w:hAnsi="Times New Roman" w:cs="Times New Roman"/>
            <w:sz w:val="24"/>
            <w:szCs w:val="24"/>
          </w:rPr>
          <w:t>, especially males,</w:t>
        </w:r>
      </w:ins>
      <w:ins w:id="10" w:author="Chrissie Painting" w:date="2023-06-19T16:24:00Z">
        <w:r w:rsidR="00281122">
          <w:rPr>
            <w:rFonts w:ascii="Times New Roman" w:hAnsi="Times New Roman" w:cs="Times New Roman"/>
            <w:sz w:val="24"/>
            <w:szCs w:val="24"/>
          </w:rPr>
          <w:t xml:space="preserve"> increase their </w:t>
        </w:r>
      </w:ins>
      <w:del w:id="11" w:author="Chrissie Painting" w:date="2023-06-19T16:24:00Z">
        <w:r w:rsidR="0004196E" w:rsidRPr="00E4552E" w:rsidDel="00281122">
          <w:rPr>
            <w:rFonts w:ascii="Times New Roman" w:hAnsi="Times New Roman" w:cs="Times New Roman"/>
            <w:sz w:val="24"/>
            <w:szCs w:val="24"/>
          </w:rPr>
          <w:delText>R</w:delText>
        </w:r>
      </w:del>
      <w:ins w:id="12" w:author="Chrissie Painting" w:date="2023-06-19T16:24:00Z">
        <w:r w:rsidR="00281122">
          <w:rPr>
            <w:rFonts w:ascii="Times New Roman" w:hAnsi="Times New Roman" w:cs="Times New Roman"/>
            <w:sz w:val="24"/>
            <w:szCs w:val="24"/>
          </w:rPr>
          <w:t>r</w:t>
        </w:r>
      </w:ins>
      <w:r w:rsidR="0004196E" w:rsidRPr="00E4552E">
        <w:rPr>
          <w:rFonts w:ascii="Times New Roman" w:hAnsi="Times New Roman" w:cs="Times New Roman"/>
          <w:sz w:val="24"/>
          <w:szCs w:val="24"/>
        </w:rPr>
        <w:t>eproductive success</w:t>
      </w:r>
      <w:del w:id="13" w:author="Chrissie Painting" w:date="2023-06-19T16:24:00Z">
        <w:r w:rsidR="0004196E" w:rsidRPr="00E4552E" w:rsidDel="00281122">
          <w:rPr>
            <w:rFonts w:ascii="Times New Roman" w:hAnsi="Times New Roman" w:cs="Times New Roman"/>
            <w:sz w:val="24"/>
            <w:szCs w:val="24"/>
          </w:rPr>
          <w:delText xml:space="preserve"> </w:delText>
        </w:r>
        <w:r w:rsidR="0004196E" w:rsidDel="00281122">
          <w:rPr>
            <w:rFonts w:ascii="Times New Roman" w:hAnsi="Times New Roman" w:cs="Times New Roman"/>
            <w:sz w:val="24"/>
            <w:szCs w:val="24"/>
          </w:rPr>
          <w:delText>relies on</w:delText>
        </w:r>
        <w:r w:rsidR="0004196E" w:rsidRPr="00E4552E" w:rsidDel="00281122">
          <w:rPr>
            <w:rFonts w:ascii="Times New Roman" w:hAnsi="Times New Roman" w:cs="Times New Roman"/>
            <w:sz w:val="24"/>
            <w:szCs w:val="24"/>
          </w:rPr>
          <w:delText xml:space="preserve"> </w:delText>
        </w:r>
        <w:r w:rsidR="0004196E" w:rsidDel="00281122">
          <w:rPr>
            <w:rFonts w:ascii="Times New Roman" w:hAnsi="Times New Roman" w:cs="Times New Roman"/>
            <w:sz w:val="24"/>
            <w:szCs w:val="24"/>
          </w:rPr>
          <w:delText>various</w:delText>
        </w:r>
        <w:r w:rsidR="0004196E" w:rsidRPr="00E4552E" w:rsidDel="00281122">
          <w:rPr>
            <w:rFonts w:ascii="Times New Roman" w:hAnsi="Times New Roman" w:cs="Times New Roman"/>
            <w:sz w:val="24"/>
            <w:szCs w:val="24"/>
          </w:rPr>
          <w:delText xml:space="preserve"> secondary sexual traits and pre-copulatory courtship behaviours, which </w:delText>
        </w:r>
        <w:r w:rsidR="0004196E" w:rsidDel="00281122">
          <w:rPr>
            <w:rFonts w:ascii="Times New Roman" w:hAnsi="Times New Roman" w:cs="Times New Roman"/>
            <w:sz w:val="24"/>
            <w:szCs w:val="24"/>
          </w:rPr>
          <w:delText>exhibit high diversity across animal taxa</w:delText>
        </w:r>
      </w:del>
      <w:r w:rsidR="0004196E">
        <w:rPr>
          <w:rFonts w:ascii="Times New Roman" w:hAnsi="Times New Roman" w:cs="Times New Roman"/>
          <w:sz w:val="24"/>
          <w:szCs w:val="24"/>
        </w:rPr>
        <w:t xml:space="preserve"> </w:t>
      </w:r>
      <w:r w:rsidR="0004196E" w:rsidRPr="00E4552E">
        <w:rPr>
          <w:rFonts w:ascii="Times New Roman" w:hAnsi="Times New Roman" w:cs="Times New Roman"/>
          <w:sz w:val="24"/>
          <w:szCs w:val="24"/>
        </w:rPr>
        <w:t>(</w:t>
      </w:r>
      <w:commentRangeStart w:id="14"/>
      <w:r w:rsidR="0004196E" w:rsidRPr="00E4552E">
        <w:rPr>
          <w:rFonts w:ascii="Times New Roman" w:hAnsi="Times New Roman" w:cs="Times New Roman"/>
          <w:sz w:val="24"/>
          <w:szCs w:val="24"/>
        </w:rPr>
        <w:t xml:space="preserve">Quigley &amp; </w:t>
      </w:r>
      <w:proofErr w:type="spellStart"/>
      <w:r w:rsidR="0004196E" w:rsidRPr="00E4552E">
        <w:rPr>
          <w:rFonts w:ascii="Times New Roman" w:hAnsi="Times New Roman" w:cs="Times New Roman"/>
          <w:sz w:val="24"/>
          <w:szCs w:val="24"/>
        </w:rPr>
        <w:t>Fusani</w:t>
      </w:r>
      <w:proofErr w:type="spellEnd"/>
      <w:r w:rsidR="0004196E" w:rsidRPr="00E4552E">
        <w:rPr>
          <w:rFonts w:ascii="Times New Roman" w:hAnsi="Times New Roman" w:cs="Times New Roman"/>
          <w:sz w:val="24"/>
          <w:szCs w:val="24"/>
        </w:rPr>
        <w:t>, 2018</w:t>
      </w:r>
      <w:commentRangeEnd w:id="14"/>
      <w:r w:rsidR="00281122">
        <w:rPr>
          <w:rStyle w:val="CommentReference"/>
        </w:rPr>
        <w:commentReference w:id="14"/>
      </w:r>
      <w:r w:rsidR="0004196E" w:rsidRPr="00E4552E">
        <w:rPr>
          <w:rFonts w:ascii="Times New Roman" w:hAnsi="Times New Roman" w:cs="Times New Roman"/>
          <w:sz w:val="24"/>
          <w:szCs w:val="24"/>
        </w:rPr>
        <w:t>).</w:t>
      </w:r>
      <w:r w:rsidR="0004196E">
        <w:rPr>
          <w:rFonts w:ascii="Times New Roman" w:hAnsi="Times New Roman" w:cs="Times New Roman"/>
          <w:sz w:val="24"/>
          <w:szCs w:val="24"/>
        </w:rPr>
        <w:t xml:space="preserve"> </w:t>
      </w:r>
      <w:ins w:id="15" w:author="Chrissie Painting" w:date="2023-06-19T16:27:00Z">
        <w:r w:rsidR="00CB5F73">
          <w:rPr>
            <w:rFonts w:ascii="Times New Roman" w:hAnsi="Times New Roman" w:cs="Times New Roman"/>
            <w:sz w:val="24"/>
            <w:szCs w:val="24"/>
          </w:rPr>
          <w:t>Courtship behaviours are highly di</w:t>
        </w:r>
      </w:ins>
      <w:ins w:id="16" w:author="Chrissie Painting" w:date="2023-06-19T16:28:00Z">
        <w:r w:rsidR="00CB5F73">
          <w:rPr>
            <w:rFonts w:ascii="Times New Roman" w:hAnsi="Times New Roman" w:cs="Times New Roman"/>
            <w:sz w:val="24"/>
            <w:szCs w:val="24"/>
          </w:rPr>
          <w:t xml:space="preserve">verse and </w:t>
        </w:r>
      </w:ins>
      <w:del w:id="17" w:author="Chrissie Painting" w:date="2023-06-19T16:28:00Z">
        <w:r w:rsidR="0004196E" w:rsidDel="00CB5F73">
          <w:rPr>
            <w:rFonts w:ascii="Times New Roman" w:hAnsi="Times New Roman" w:cs="Times New Roman"/>
            <w:sz w:val="24"/>
            <w:szCs w:val="24"/>
          </w:rPr>
          <w:delText>These traits</w:delText>
        </w:r>
      </w:del>
      <w:r w:rsidRPr="00E4552E">
        <w:rPr>
          <w:rFonts w:ascii="Times New Roman" w:hAnsi="Times New Roman" w:cs="Times New Roman"/>
          <w:sz w:val="24"/>
          <w:szCs w:val="24"/>
        </w:rPr>
        <w:t xml:space="preserve"> cover a wide range of sensory modalities</w:t>
      </w:r>
      <w:r w:rsidR="0004196E">
        <w:rPr>
          <w:rFonts w:ascii="Times New Roman" w:hAnsi="Times New Roman" w:cs="Times New Roman"/>
          <w:sz w:val="24"/>
          <w:szCs w:val="24"/>
        </w:rPr>
        <w:t xml:space="preserve">. For example, salamanders showcase visual ornament patterns </w:t>
      </w:r>
      <w:r w:rsidRPr="00E4552E">
        <w:rPr>
          <w:rFonts w:ascii="Times New Roman" w:hAnsi="Times New Roman" w:cs="Times New Roman"/>
          <w:sz w:val="24"/>
          <w:szCs w:val="24"/>
        </w:rPr>
        <w:t>(</w:t>
      </w:r>
      <w:proofErr w:type="spellStart"/>
      <w:r w:rsidRPr="00E4552E">
        <w:rPr>
          <w:rFonts w:ascii="Times New Roman" w:hAnsi="Times New Roman" w:cs="Times New Roman"/>
          <w:sz w:val="24"/>
          <w:szCs w:val="24"/>
        </w:rPr>
        <w:t>Ancillotto</w:t>
      </w:r>
      <w:proofErr w:type="spellEnd"/>
      <w:r w:rsidRPr="00E4552E">
        <w:rPr>
          <w:rFonts w:ascii="Times New Roman" w:hAnsi="Times New Roman" w:cs="Times New Roman"/>
          <w:sz w:val="24"/>
          <w:szCs w:val="24"/>
        </w:rPr>
        <w:t xml:space="preserve"> </w:t>
      </w:r>
      <w:r w:rsidRPr="00E4552E">
        <w:rPr>
          <w:rFonts w:ascii="Times New Roman" w:hAnsi="Times New Roman" w:cs="Times New Roman"/>
          <w:i/>
          <w:sz w:val="24"/>
          <w:szCs w:val="24"/>
        </w:rPr>
        <w:t>et al.</w:t>
      </w:r>
      <w:r w:rsidRPr="00E4552E">
        <w:rPr>
          <w:rFonts w:ascii="Times New Roman" w:hAnsi="Times New Roman" w:cs="Times New Roman"/>
          <w:sz w:val="24"/>
          <w:szCs w:val="24"/>
        </w:rPr>
        <w:t xml:space="preserve">, 2022), </w:t>
      </w:r>
      <w:r w:rsidR="0004196E">
        <w:rPr>
          <w:rFonts w:ascii="Times New Roman" w:hAnsi="Times New Roman" w:cs="Times New Roman"/>
          <w:sz w:val="24"/>
          <w:szCs w:val="24"/>
        </w:rPr>
        <w:t xml:space="preserve">eared moths engage in </w:t>
      </w:r>
      <w:commentRangeStart w:id="18"/>
      <w:r w:rsidR="0004196E">
        <w:rPr>
          <w:rFonts w:ascii="Times New Roman" w:hAnsi="Times New Roman" w:cs="Times New Roman"/>
          <w:sz w:val="24"/>
          <w:szCs w:val="24"/>
        </w:rPr>
        <w:t>ultrasound</w:t>
      </w:r>
      <w:commentRangeEnd w:id="18"/>
      <w:r w:rsidR="00CB5F73">
        <w:rPr>
          <w:rStyle w:val="CommentReference"/>
        </w:rPr>
        <w:commentReference w:id="18"/>
      </w:r>
      <w:r w:rsidR="0004196E">
        <w:rPr>
          <w:rFonts w:ascii="Times New Roman" w:hAnsi="Times New Roman" w:cs="Times New Roman"/>
          <w:sz w:val="24"/>
          <w:szCs w:val="24"/>
        </w:rPr>
        <w:t xml:space="preserve"> communication </w:t>
      </w:r>
      <w:r w:rsidRPr="00E4552E">
        <w:rPr>
          <w:rFonts w:ascii="Times New Roman" w:hAnsi="Times New Roman" w:cs="Times New Roman"/>
          <w:sz w:val="24"/>
          <w:szCs w:val="24"/>
        </w:rPr>
        <w:t xml:space="preserve">(Nakano </w:t>
      </w:r>
      <w:r w:rsidRPr="00E4552E">
        <w:rPr>
          <w:rFonts w:ascii="Times New Roman" w:hAnsi="Times New Roman" w:cs="Times New Roman"/>
          <w:i/>
          <w:sz w:val="24"/>
          <w:szCs w:val="24"/>
        </w:rPr>
        <w:t>et al</w:t>
      </w:r>
      <w:r w:rsidRPr="00E4552E">
        <w:rPr>
          <w:rFonts w:ascii="Times New Roman" w:hAnsi="Times New Roman" w:cs="Times New Roman"/>
          <w:sz w:val="24"/>
          <w:szCs w:val="24"/>
        </w:rPr>
        <w:t xml:space="preserve">., 2015), </w:t>
      </w:r>
      <w:r w:rsidR="0004196E">
        <w:rPr>
          <w:rFonts w:ascii="Times New Roman" w:hAnsi="Times New Roman" w:cs="Times New Roman"/>
          <w:sz w:val="24"/>
          <w:szCs w:val="24"/>
        </w:rPr>
        <w:t xml:space="preserve">songbirds perform duet dancing </w:t>
      </w:r>
      <w:r w:rsidRPr="00E4552E">
        <w:rPr>
          <w:rFonts w:ascii="Times New Roman" w:hAnsi="Times New Roman" w:cs="Times New Roman"/>
          <w:sz w:val="24"/>
          <w:szCs w:val="24"/>
        </w:rPr>
        <w:t xml:space="preserve">(Soma </w:t>
      </w:r>
      <w:r w:rsidRPr="00E4552E">
        <w:rPr>
          <w:rFonts w:ascii="Times New Roman" w:hAnsi="Times New Roman" w:cs="Times New Roman"/>
          <w:i/>
          <w:sz w:val="24"/>
          <w:szCs w:val="24"/>
        </w:rPr>
        <w:t>et al</w:t>
      </w:r>
      <w:r w:rsidRPr="00E4552E">
        <w:rPr>
          <w:rFonts w:ascii="Times New Roman" w:hAnsi="Times New Roman" w:cs="Times New Roman"/>
          <w:sz w:val="24"/>
          <w:szCs w:val="24"/>
        </w:rPr>
        <w:t>., 2019)</w:t>
      </w:r>
      <w:r w:rsidR="0004196E">
        <w:rPr>
          <w:rFonts w:ascii="Times New Roman" w:hAnsi="Times New Roman" w:cs="Times New Roman"/>
          <w:sz w:val="24"/>
          <w:szCs w:val="24"/>
        </w:rPr>
        <w:t xml:space="preserve">, and cockroaches </w:t>
      </w:r>
      <w:del w:id="19" w:author="Chrissie Painting" w:date="2023-06-19T16:29:00Z">
        <w:r w:rsidR="0004196E" w:rsidDel="00CB5F73">
          <w:rPr>
            <w:rFonts w:ascii="Times New Roman" w:hAnsi="Times New Roman" w:cs="Times New Roman"/>
            <w:sz w:val="24"/>
            <w:szCs w:val="24"/>
          </w:rPr>
          <w:delText xml:space="preserve">involve </w:delText>
        </w:r>
      </w:del>
      <w:ins w:id="20" w:author="Chrissie Painting" w:date="2023-06-19T16:29:00Z">
        <w:r w:rsidR="00CB5F73">
          <w:rPr>
            <w:rFonts w:ascii="Times New Roman" w:hAnsi="Times New Roman" w:cs="Times New Roman"/>
            <w:sz w:val="24"/>
            <w:szCs w:val="24"/>
          </w:rPr>
          <w:t xml:space="preserve">use </w:t>
        </w:r>
      </w:ins>
      <w:r w:rsidR="0004196E">
        <w:rPr>
          <w:rFonts w:ascii="Times New Roman" w:hAnsi="Times New Roman" w:cs="Times New Roman"/>
          <w:sz w:val="24"/>
          <w:szCs w:val="24"/>
        </w:rPr>
        <w:t xml:space="preserve">chemical and gustatory senses during mating </w:t>
      </w:r>
      <w:r w:rsidRPr="00E4552E">
        <w:rPr>
          <w:rFonts w:ascii="Times New Roman" w:hAnsi="Times New Roman" w:cs="Times New Roman"/>
          <w:sz w:val="24"/>
          <w:szCs w:val="24"/>
        </w:rPr>
        <w:t xml:space="preserve">(Wada-Katsumata </w:t>
      </w:r>
      <w:r w:rsidRPr="00E4552E">
        <w:rPr>
          <w:rFonts w:ascii="Times New Roman" w:hAnsi="Times New Roman" w:cs="Times New Roman"/>
          <w:i/>
          <w:sz w:val="24"/>
          <w:szCs w:val="24"/>
        </w:rPr>
        <w:t>et al.</w:t>
      </w:r>
      <w:r w:rsidRPr="00E4552E">
        <w:rPr>
          <w:rFonts w:ascii="Times New Roman" w:hAnsi="Times New Roman" w:cs="Times New Roman"/>
          <w:sz w:val="24"/>
          <w:szCs w:val="24"/>
        </w:rPr>
        <w:t xml:space="preserve">, 2023). </w:t>
      </w:r>
    </w:p>
    <w:p w14:paraId="0F25FB5B" w14:textId="2E9DBA2E" w:rsidR="00464BC4" w:rsidRPr="00E4552E" w:rsidRDefault="00CB5F73" w:rsidP="0004196E">
      <w:pPr>
        <w:pStyle w:val="NoSpacing"/>
        <w:spacing w:line="360" w:lineRule="auto"/>
        <w:ind w:firstLine="720"/>
        <w:jc w:val="both"/>
        <w:rPr>
          <w:rFonts w:ascii="Times New Roman" w:hAnsi="Times New Roman" w:cs="Times New Roman"/>
          <w:sz w:val="24"/>
          <w:szCs w:val="24"/>
        </w:rPr>
      </w:pPr>
      <w:ins w:id="21" w:author="Chrissie Painting" w:date="2023-06-19T16:30:00Z">
        <w:r>
          <w:rPr>
            <w:rFonts w:ascii="Times New Roman" w:hAnsi="Times New Roman" w:cs="Times New Roman"/>
            <w:sz w:val="24"/>
            <w:szCs w:val="24"/>
          </w:rPr>
          <w:t xml:space="preserve">Sexual selection drives the </w:t>
        </w:r>
      </w:ins>
      <w:commentRangeStart w:id="22"/>
      <w:del w:id="23" w:author="Chrissie Painting" w:date="2023-06-19T16:30:00Z">
        <w:r w:rsidRPr="00E4552E" w:rsidDel="00CB5F73">
          <w:rPr>
            <w:rFonts w:ascii="Times New Roman" w:hAnsi="Times New Roman" w:cs="Times New Roman"/>
            <w:sz w:val="24"/>
            <w:szCs w:val="24"/>
          </w:rPr>
          <w:delText>The</w:delText>
        </w:r>
      </w:del>
      <w:r w:rsidRPr="00E4552E">
        <w:rPr>
          <w:rFonts w:ascii="Times New Roman" w:hAnsi="Times New Roman" w:cs="Times New Roman"/>
          <w:sz w:val="24"/>
          <w:szCs w:val="24"/>
        </w:rPr>
        <w:t xml:space="preserve"> evolution of courtship traits</w:t>
      </w:r>
      <w:del w:id="24" w:author="Chrissie Painting" w:date="2023-06-19T16:30:00Z">
        <w:r w:rsidRPr="00E4552E" w:rsidDel="00CB5F73">
          <w:rPr>
            <w:rFonts w:ascii="Times New Roman" w:hAnsi="Times New Roman" w:cs="Times New Roman"/>
            <w:sz w:val="24"/>
            <w:szCs w:val="24"/>
          </w:rPr>
          <w:delText xml:space="preserve"> </w:delText>
        </w:r>
        <w:r w:rsidR="0004196E" w:rsidDel="00CB5F73">
          <w:rPr>
            <w:rFonts w:ascii="Times New Roman" w:hAnsi="Times New Roman" w:cs="Times New Roman"/>
            <w:sz w:val="24"/>
            <w:szCs w:val="24"/>
          </w:rPr>
          <w:delText>is commonly attributed to sexual selection</w:delText>
        </w:r>
      </w:del>
      <w:r w:rsidR="0004196E">
        <w:rPr>
          <w:rFonts w:ascii="Times New Roman" w:hAnsi="Times New Roman" w:cs="Times New Roman"/>
          <w:sz w:val="24"/>
          <w:szCs w:val="24"/>
        </w:rPr>
        <w:t xml:space="preserve">, </w:t>
      </w:r>
      <w:r w:rsidRPr="00E4552E">
        <w:rPr>
          <w:rFonts w:ascii="Times New Roman" w:hAnsi="Times New Roman" w:cs="Times New Roman"/>
          <w:sz w:val="24"/>
          <w:szCs w:val="24"/>
        </w:rPr>
        <w:t xml:space="preserve">where individuals choose their </w:t>
      </w:r>
      <w:ins w:id="25" w:author="Chrissie Painting" w:date="2023-06-19T16:30:00Z">
        <w:r>
          <w:rPr>
            <w:rFonts w:ascii="Times New Roman" w:hAnsi="Times New Roman" w:cs="Times New Roman"/>
            <w:sz w:val="24"/>
            <w:szCs w:val="24"/>
          </w:rPr>
          <w:t xml:space="preserve">mating </w:t>
        </w:r>
      </w:ins>
      <w:r w:rsidRPr="00E4552E">
        <w:rPr>
          <w:rFonts w:ascii="Times New Roman" w:hAnsi="Times New Roman" w:cs="Times New Roman"/>
          <w:sz w:val="24"/>
          <w:szCs w:val="24"/>
        </w:rPr>
        <w:t xml:space="preserve">partner based on their potential </w:t>
      </w:r>
      <w:r w:rsidR="0004196E">
        <w:rPr>
          <w:rFonts w:ascii="Times New Roman" w:hAnsi="Times New Roman" w:cs="Times New Roman"/>
          <w:sz w:val="24"/>
          <w:szCs w:val="24"/>
        </w:rPr>
        <w:t>to enhance</w:t>
      </w:r>
      <w:r w:rsidRPr="00E4552E">
        <w:rPr>
          <w:rFonts w:ascii="Times New Roman" w:hAnsi="Times New Roman" w:cs="Times New Roman"/>
          <w:sz w:val="24"/>
          <w:szCs w:val="24"/>
        </w:rPr>
        <w:t xml:space="preserve"> reproductive success (Andersson &amp; Iwasa, 1996</w:t>
      </w:r>
      <w:commentRangeEnd w:id="22"/>
      <w:r>
        <w:rPr>
          <w:rStyle w:val="CommentReference"/>
        </w:rPr>
        <w:commentReference w:id="22"/>
      </w:r>
      <w:r w:rsidRPr="00E4552E">
        <w:rPr>
          <w:rFonts w:ascii="Times New Roman" w:hAnsi="Times New Roman" w:cs="Times New Roman"/>
          <w:sz w:val="24"/>
          <w:szCs w:val="24"/>
        </w:rPr>
        <w:t xml:space="preserve">). </w:t>
      </w:r>
      <w:commentRangeStart w:id="26"/>
      <w:commentRangeStart w:id="27"/>
      <w:r w:rsidRPr="00E4552E">
        <w:rPr>
          <w:rFonts w:ascii="Times New Roman" w:hAnsi="Times New Roman" w:cs="Times New Roman"/>
          <w:sz w:val="24"/>
          <w:szCs w:val="24"/>
        </w:rPr>
        <w:t xml:space="preserve">Consequently, traits that are </w:t>
      </w:r>
      <w:r w:rsidR="0004196E">
        <w:rPr>
          <w:rFonts w:ascii="Times New Roman" w:hAnsi="Times New Roman" w:cs="Times New Roman"/>
          <w:sz w:val="24"/>
          <w:szCs w:val="24"/>
        </w:rPr>
        <w:t xml:space="preserve">energetically </w:t>
      </w:r>
      <w:r w:rsidRPr="00E4552E">
        <w:rPr>
          <w:rFonts w:ascii="Times New Roman" w:hAnsi="Times New Roman" w:cs="Times New Roman"/>
          <w:sz w:val="24"/>
          <w:szCs w:val="24"/>
        </w:rPr>
        <w:t xml:space="preserve">costly to display </w:t>
      </w:r>
      <w:r w:rsidR="0004196E">
        <w:rPr>
          <w:rFonts w:ascii="Times New Roman" w:hAnsi="Times New Roman" w:cs="Times New Roman"/>
          <w:sz w:val="24"/>
          <w:szCs w:val="24"/>
        </w:rPr>
        <w:t>or lead to reduced survival are often selected as indicators of an individual’s quality</w:t>
      </w:r>
      <w:r w:rsidRPr="00E4552E">
        <w:rPr>
          <w:rFonts w:ascii="Times New Roman" w:hAnsi="Times New Roman" w:cs="Times New Roman"/>
          <w:sz w:val="24"/>
          <w:szCs w:val="24"/>
        </w:rPr>
        <w:t xml:space="preserve"> (Zahavi, 1974). </w:t>
      </w:r>
      <w:r w:rsidR="0004196E">
        <w:rPr>
          <w:rFonts w:ascii="Times New Roman" w:hAnsi="Times New Roman" w:cs="Times New Roman"/>
          <w:sz w:val="24"/>
          <w:szCs w:val="24"/>
        </w:rPr>
        <w:t xml:space="preserve">This system supports the existence of extreme courtship traits, </w:t>
      </w:r>
      <w:r w:rsidRPr="00E4552E">
        <w:rPr>
          <w:rFonts w:ascii="Times New Roman" w:hAnsi="Times New Roman" w:cs="Times New Roman"/>
          <w:sz w:val="24"/>
          <w:szCs w:val="24"/>
        </w:rPr>
        <w:t>such as exaggerated nuchal humps in cichlid fishes (</w:t>
      </w:r>
      <w:proofErr w:type="spellStart"/>
      <w:r w:rsidRPr="00E4552E">
        <w:rPr>
          <w:rFonts w:ascii="Times New Roman" w:hAnsi="Times New Roman" w:cs="Times New Roman"/>
          <w:sz w:val="24"/>
          <w:szCs w:val="24"/>
        </w:rPr>
        <w:t>Rometsch</w:t>
      </w:r>
      <w:proofErr w:type="spellEnd"/>
      <w:r w:rsidRPr="00E4552E">
        <w:rPr>
          <w:rFonts w:ascii="Times New Roman" w:hAnsi="Times New Roman" w:cs="Times New Roman"/>
          <w:sz w:val="24"/>
          <w:szCs w:val="24"/>
        </w:rPr>
        <w:t xml:space="preserve"> </w:t>
      </w:r>
      <w:r w:rsidRPr="00E4552E">
        <w:rPr>
          <w:rFonts w:ascii="Times New Roman" w:hAnsi="Times New Roman" w:cs="Times New Roman"/>
          <w:i/>
          <w:sz w:val="24"/>
          <w:szCs w:val="24"/>
        </w:rPr>
        <w:t>et al.</w:t>
      </w:r>
      <w:r w:rsidRPr="00E4552E">
        <w:rPr>
          <w:rFonts w:ascii="Times New Roman" w:hAnsi="Times New Roman" w:cs="Times New Roman"/>
          <w:sz w:val="24"/>
          <w:szCs w:val="24"/>
        </w:rPr>
        <w:t xml:space="preserve">, 2021). </w:t>
      </w:r>
      <w:r w:rsidR="0004196E">
        <w:rPr>
          <w:rFonts w:ascii="Times New Roman" w:hAnsi="Times New Roman" w:cs="Times New Roman"/>
          <w:sz w:val="24"/>
          <w:szCs w:val="24"/>
        </w:rPr>
        <w:t>Therefore, individuals subject to sexual selection often undergo fitness trade-offs by developing costly courtship traits to ensure reproductive success and increase their chances of mating</w:t>
      </w:r>
      <w:r w:rsidRPr="00E4552E">
        <w:rPr>
          <w:rFonts w:ascii="Times New Roman" w:hAnsi="Times New Roman" w:cs="Times New Roman"/>
          <w:sz w:val="24"/>
          <w:szCs w:val="24"/>
        </w:rPr>
        <w:t xml:space="preserve"> (</w:t>
      </w:r>
      <w:proofErr w:type="spellStart"/>
      <w:r w:rsidRPr="00E4552E">
        <w:rPr>
          <w:rFonts w:ascii="Times New Roman" w:hAnsi="Times New Roman" w:cs="Times New Roman"/>
          <w:sz w:val="24"/>
          <w:szCs w:val="24"/>
        </w:rPr>
        <w:t>Brommer</w:t>
      </w:r>
      <w:proofErr w:type="spellEnd"/>
      <w:r w:rsidRPr="00E4552E">
        <w:rPr>
          <w:rFonts w:ascii="Times New Roman" w:hAnsi="Times New Roman" w:cs="Times New Roman"/>
          <w:sz w:val="24"/>
          <w:szCs w:val="24"/>
        </w:rPr>
        <w:t xml:space="preserve">, 2007). </w:t>
      </w:r>
      <w:commentRangeEnd w:id="26"/>
      <w:r w:rsidR="004D1BAD">
        <w:rPr>
          <w:rStyle w:val="CommentReference"/>
        </w:rPr>
        <w:commentReference w:id="26"/>
      </w:r>
      <w:commentRangeEnd w:id="27"/>
      <w:r w:rsidR="004D1BAD">
        <w:rPr>
          <w:rStyle w:val="CommentReference"/>
        </w:rPr>
        <w:commentReference w:id="27"/>
      </w:r>
    </w:p>
    <w:p w14:paraId="3F289B6A" w14:textId="5CBD9705" w:rsidR="00464BC4" w:rsidRPr="00E4552E" w:rsidRDefault="001A486D" w:rsidP="00E4552E">
      <w:pPr>
        <w:pStyle w:val="NoSpacing"/>
        <w:spacing w:line="360" w:lineRule="auto"/>
        <w:ind w:firstLine="720"/>
        <w:jc w:val="both"/>
        <w:rPr>
          <w:rFonts w:ascii="Times New Roman" w:hAnsi="Times New Roman" w:cs="Times New Roman"/>
          <w:sz w:val="24"/>
          <w:szCs w:val="24"/>
        </w:rPr>
      </w:pPr>
      <w:commentRangeStart w:id="28"/>
      <w:r>
        <w:rPr>
          <w:rFonts w:ascii="Times New Roman" w:hAnsi="Times New Roman" w:cs="Times New Roman"/>
          <w:sz w:val="24"/>
          <w:szCs w:val="24"/>
        </w:rPr>
        <w:t>Costly</w:t>
      </w:r>
      <w:r w:rsidRPr="00E4552E">
        <w:rPr>
          <w:rFonts w:ascii="Times New Roman" w:hAnsi="Times New Roman" w:cs="Times New Roman"/>
          <w:sz w:val="24"/>
          <w:szCs w:val="24"/>
        </w:rPr>
        <w:t xml:space="preserve"> courtship traits are </w:t>
      </w:r>
      <w:r>
        <w:rPr>
          <w:rFonts w:ascii="Times New Roman" w:hAnsi="Times New Roman" w:cs="Times New Roman"/>
          <w:sz w:val="24"/>
          <w:szCs w:val="24"/>
        </w:rPr>
        <w:t>commonly</w:t>
      </w:r>
      <w:r w:rsidRPr="00E4552E">
        <w:rPr>
          <w:rFonts w:ascii="Times New Roman" w:hAnsi="Times New Roman" w:cs="Times New Roman"/>
          <w:sz w:val="24"/>
          <w:szCs w:val="24"/>
        </w:rPr>
        <w:t xml:space="preserve"> displayed by males in </w:t>
      </w:r>
      <w:r>
        <w:rPr>
          <w:rFonts w:ascii="Times New Roman" w:hAnsi="Times New Roman" w:cs="Times New Roman"/>
          <w:sz w:val="24"/>
          <w:szCs w:val="24"/>
        </w:rPr>
        <w:t>various</w:t>
      </w:r>
      <w:r w:rsidRPr="00E4552E">
        <w:rPr>
          <w:rFonts w:ascii="Times New Roman" w:hAnsi="Times New Roman" w:cs="Times New Roman"/>
          <w:sz w:val="24"/>
          <w:szCs w:val="24"/>
        </w:rPr>
        <w:t xml:space="preserve"> taxa, while females carry out mate selection (Quigley &amp; </w:t>
      </w:r>
      <w:proofErr w:type="spellStart"/>
      <w:r w:rsidRPr="00E4552E">
        <w:rPr>
          <w:rFonts w:ascii="Times New Roman" w:hAnsi="Times New Roman" w:cs="Times New Roman"/>
          <w:sz w:val="24"/>
          <w:szCs w:val="24"/>
        </w:rPr>
        <w:t>Fusani</w:t>
      </w:r>
      <w:proofErr w:type="spellEnd"/>
      <w:r w:rsidRPr="00E4552E">
        <w:rPr>
          <w:rFonts w:ascii="Times New Roman" w:hAnsi="Times New Roman" w:cs="Times New Roman"/>
          <w:sz w:val="24"/>
          <w:szCs w:val="24"/>
        </w:rPr>
        <w:t xml:space="preserve">, 2018). This </w:t>
      </w:r>
      <w:r>
        <w:rPr>
          <w:rFonts w:ascii="Times New Roman" w:hAnsi="Times New Roman" w:cs="Times New Roman"/>
          <w:sz w:val="24"/>
          <w:szCs w:val="24"/>
        </w:rPr>
        <w:t>aligns</w:t>
      </w:r>
      <w:r w:rsidRPr="00E4552E">
        <w:rPr>
          <w:rFonts w:ascii="Times New Roman" w:hAnsi="Times New Roman" w:cs="Times New Roman"/>
          <w:sz w:val="24"/>
          <w:szCs w:val="24"/>
        </w:rPr>
        <w:t xml:space="preserve"> with the classical concept of anisogamy, where females are typically </w:t>
      </w:r>
      <w:r>
        <w:rPr>
          <w:rFonts w:ascii="Times New Roman" w:hAnsi="Times New Roman" w:cs="Times New Roman"/>
          <w:sz w:val="24"/>
          <w:szCs w:val="24"/>
        </w:rPr>
        <w:t>constrained</w:t>
      </w:r>
      <w:r w:rsidRPr="00E4552E">
        <w:rPr>
          <w:rFonts w:ascii="Times New Roman" w:hAnsi="Times New Roman" w:cs="Times New Roman"/>
          <w:sz w:val="24"/>
          <w:szCs w:val="24"/>
        </w:rPr>
        <w:t xml:space="preserve"> by the</w:t>
      </w:r>
      <w:r w:rsidR="00B20E3B">
        <w:rPr>
          <w:rFonts w:ascii="Times New Roman" w:hAnsi="Times New Roman" w:cs="Times New Roman"/>
          <w:sz w:val="24"/>
          <w:szCs w:val="24"/>
        </w:rPr>
        <w:t xml:space="preserve"> </w:t>
      </w:r>
      <w:r w:rsidRPr="00E4552E">
        <w:rPr>
          <w:rFonts w:ascii="Times New Roman" w:hAnsi="Times New Roman" w:cs="Times New Roman"/>
          <w:sz w:val="24"/>
          <w:szCs w:val="24"/>
        </w:rPr>
        <w:t>number of gametes</w:t>
      </w:r>
      <w:r w:rsidR="00B20E3B">
        <w:rPr>
          <w:rFonts w:ascii="Times New Roman" w:hAnsi="Times New Roman" w:cs="Times New Roman"/>
          <w:sz w:val="24"/>
          <w:szCs w:val="24"/>
        </w:rPr>
        <w:t xml:space="preserve"> they produce</w:t>
      </w:r>
      <w:r w:rsidRPr="00E4552E">
        <w:rPr>
          <w:rFonts w:ascii="Times New Roman" w:hAnsi="Times New Roman" w:cs="Times New Roman"/>
          <w:sz w:val="24"/>
          <w:szCs w:val="24"/>
        </w:rPr>
        <w:t xml:space="preserve"> and the high energetic cost associated with reproduction, </w:t>
      </w:r>
      <w:r>
        <w:rPr>
          <w:rFonts w:ascii="Times New Roman" w:hAnsi="Times New Roman" w:cs="Times New Roman"/>
          <w:sz w:val="24"/>
          <w:szCs w:val="24"/>
        </w:rPr>
        <w:t>while</w:t>
      </w:r>
      <w:r w:rsidRPr="00E4552E">
        <w:rPr>
          <w:rFonts w:ascii="Times New Roman" w:hAnsi="Times New Roman" w:cs="Times New Roman"/>
          <w:sz w:val="24"/>
          <w:szCs w:val="24"/>
        </w:rPr>
        <w:t xml:space="preserve"> males are less limited by gamete number and tend to maximise their reproductive success by increasing their number of mating partners (Bateman, 1948; Darwin, 1981). However, recent studies have </w:t>
      </w:r>
      <w:r>
        <w:rPr>
          <w:rFonts w:ascii="Times New Roman" w:hAnsi="Times New Roman" w:cs="Times New Roman"/>
          <w:sz w:val="24"/>
          <w:szCs w:val="24"/>
        </w:rPr>
        <w:t>highlighted</w:t>
      </w:r>
      <w:r w:rsidRPr="00E4552E">
        <w:rPr>
          <w:rFonts w:ascii="Times New Roman" w:hAnsi="Times New Roman" w:cs="Times New Roman"/>
          <w:sz w:val="24"/>
          <w:szCs w:val="24"/>
        </w:rPr>
        <w:t xml:space="preserve"> the great complexity and diversity of mating systems and sexual selection, with the implication of</w:t>
      </w:r>
      <w:r w:rsidR="00153EF6">
        <w:rPr>
          <w:rFonts w:ascii="Times New Roman" w:hAnsi="Times New Roman" w:cs="Times New Roman"/>
          <w:sz w:val="24"/>
          <w:szCs w:val="24"/>
        </w:rPr>
        <w:t xml:space="preserve"> male</w:t>
      </w:r>
      <w:r w:rsidRPr="00E4552E">
        <w:rPr>
          <w:rFonts w:ascii="Times New Roman" w:hAnsi="Times New Roman" w:cs="Times New Roman"/>
          <w:sz w:val="24"/>
          <w:szCs w:val="24"/>
        </w:rPr>
        <w:t xml:space="preserve"> parental care in cichlid fish sexual </w:t>
      </w:r>
      <w:r w:rsidR="00B20E3B" w:rsidRPr="00E4552E">
        <w:rPr>
          <w:rFonts w:ascii="Times New Roman" w:hAnsi="Times New Roman" w:cs="Times New Roman"/>
          <w:sz w:val="24"/>
          <w:szCs w:val="24"/>
        </w:rPr>
        <w:t>dimorphism</w:t>
      </w:r>
      <w:r>
        <w:rPr>
          <w:rFonts w:ascii="Times New Roman" w:hAnsi="Times New Roman" w:cs="Times New Roman"/>
          <w:sz w:val="24"/>
          <w:szCs w:val="24"/>
        </w:rPr>
        <w:t>,</w:t>
      </w:r>
      <w:r w:rsidR="00B20E3B" w:rsidRPr="00E4552E">
        <w:rPr>
          <w:rFonts w:ascii="Times New Roman" w:hAnsi="Times New Roman" w:cs="Times New Roman"/>
          <w:sz w:val="24"/>
          <w:szCs w:val="24"/>
        </w:rPr>
        <w:t xml:space="preserve"> </w:t>
      </w:r>
      <w:r w:rsidR="00B20E3B">
        <w:rPr>
          <w:rFonts w:ascii="Times New Roman" w:hAnsi="Times New Roman" w:cs="Times New Roman"/>
          <w:sz w:val="24"/>
          <w:szCs w:val="24"/>
        </w:rPr>
        <w:t xml:space="preserve">for </w:t>
      </w:r>
      <w:r>
        <w:rPr>
          <w:rFonts w:ascii="Times New Roman" w:hAnsi="Times New Roman" w:cs="Times New Roman"/>
          <w:sz w:val="24"/>
          <w:szCs w:val="24"/>
        </w:rPr>
        <w:t>example</w:t>
      </w:r>
      <w:r w:rsidR="00B20E3B">
        <w:rPr>
          <w:rFonts w:ascii="Times New Roman" w:hAnsi="Times New Roman" w:cs="Times New Roman"/>
          <w:sz w:val="24"/>
          <w:szCs w:val="24"/>
        </w:rPr>
        <w:t xml:space="preserve"> </w:t>
      </w:r>
      <w:r w:rsidRPr="00E4552E">
        <w:rPr>
          <w:rFonts w:ascii="Times New Roman" w:hAnsi="Times New Roman" w:cs="Times New Roman"/>
          <w:sz w:val="24"/>
          <w:szCs w:val="24"/>
        </w:rPr>
        <w:t>(</w:t>
      </w:r>
      <w:proofErr w:type="spellStart"/>
      <w:r w:rsidRPr="00E4552E">
        <w:rPr>
          <w:rFonts w:ascii="Times New Roman" w:hAnsi="Times New Roman" w:cs="Times New Roman"/>
          <w:sz w:val="24"/>
          <w:szCs w:val="24"/>
        </w:rPr>
        <w:t>Ronco</w:t>
      </w:r>
      <w:proofErr w:type="spellEnd"/>
      <w:r w:rsidRPr="00E4552E">
        <w:rPr>
          <w:rFonts w:ascii="Times New Roman" w:hAnsi="Times New Roman" w:cs="Times New Roman"/>
          <w:sz w:val="24"/>
          <w:szCs w:val="24"/>
        </w:rPr>
        <w:t xml:space="preserve"> </w:t>
      </w:r>
      <w:r w:rsidRPr="00E4552E">
        <w:rPr>
          <w:rFonts w:ascii="Times New Roman" w:hAnsi="Times New Roman" w:cs="Times New Roman"/>
          <w:i/>
          <w:sz w:val="24"/>
          <w:szCs w:val="24"/>
        </w:rPr>
        <w:t>et al</w:t>
      </w:r>
      <w:r w:rsidRPr="00E4552E">
        <w:rPr>
          <w:rFonts w:ascii="Times New Roman" w:hAnsi="Times New Roman" w:cs="Times New Roman"/>
          <w:sz w:val="24"/>
          <w:szCs w:val="24"/>
        </w:rPr>
        <w:t xml:space="preserve">., 2019). </w:t>
      </w:r>
      <w:commentRangeEnd w:id="28"/>
      <w:r w:rsidR="00CB5F73">
        <w:rPr>
          <w:rStyle w:val="CommentReference"/>
        </w:rPr>
        <w:commentReference w:id="28"/>
      </w:r>
    </w:p>
    <w:p w14:paraId="13DF04AE" w14:textId="3424E25C" w:rsidR="00464BC4" w:rsidRPr="00E4552E" w:rsidRDefault="00B20E3B" w:rsidP="001A486D">
      <w:pPr>
        <w:pStyle w:val="NoSpacing"/>
        <w:spacing w:line="360" w:lineRule="auto"/>
        <w:ind w:firstLine="720"/>
        <w:jc w:val="both"/>
        <w:rPr>
          <w:rFonts w:ascii="Times New Roman" w:hAnsi="Times New Roman" w:cs="Times New Roman"/>
          <w:sz w:val="24"/>
          <w:szCs w:val="24"/>
        </w:rPr>
      </w:pPr>
      <w:commentRangeStart w:id="29"/>
      <w:r>
        <w:rPr>
          <w:rFonts w:ascii="Times New Roman" w:hAnsi="Times New Roman" w:cs="Times New Roman"/>
          <w:sz w:val="24"/>
          <w:szCs w:val="24"/>
        </w:rPr>
        <w:t>Although</w:t>
      </w:r>
      <w:commentRangeEnd w:id="29"/>
      <w:r w:rsidR="004D1BAD">
        <w:rPr>
          <w:rStyle w:val="CommentReference"/>
        </w:rPr>
        <w:commentReference w:id="29"/>
      </w:r>
      <w:r w:rsidRPr="00E4552E">
        <w:rPr>
          <w:rFonts w:ascii="Times New Roman" w:hAnsi="Times New Roman" w:cs="Times New Roman"/>
          <w:sz w:val="24"/>
          <w:szCs w:val="24"/>
        </w:rPr>
        <w:t xml:space="preserve"> males </w:t>
      </w:r>
      <w:r w:rsidR="001A486D">
        <w:rPr>
          <w:rFonts w:ascii="Times New Roman" w:hAnsi="Times New Roman" w:cs="Times New Roman"/>
          <w:sz w:val="24"/>
          <w:szCs w:val="24"/>
        </w:rPr>
        <w:t>engage in</w:t>
      </w:r>
      <w:r w:rsidRPr="00E4552E">
        <w:rPr>
          <w:rFonts w:ascii="Times New Roman" w:hAnsi="Times New Roman" w:cs="Times New Roman"/>
          <w:sz w:val="24"/>
          <w:szCs w:val="24"/>
        </w:rPr>
        <w:t xml:space="preserve"> courtship behaviours to enhance their </w:t>
      </w:r>
      <w:r w:rsidR="001A486D">
        <w:rPr>
          <w:rFonts w:ascii="Times New Roman" w:hAnsi="Times New Roman" w:cs="Times New Roman"/>
          <w:sz w:val="24"/>
          <w:szCs w:val="24"/>
        </w:rPr>
        <w:t>chances of mating</w:t>
      </w:r>
      <w:r w:rsidRPr="00E4552E">
        <w:rPr>
          <w:rFonts w:ascii="Times New Roman" w:hAnsi="Times New Roman" w:cs="Times New Roman"/>
          <w:sz w:val="24"/>
          <w:szCs w:val="24"/>
        </w:rPr>
        <w:t xml:space="preserve">, </w:t>
      </w:r>
      <w:r w:rsidR="001A486D">
        <w:rPr>
          <w:rFonts w:ascii="Times New Roman" w:hAnsi="Times New Roman" w:cs="Times New Roman"/>
          <w:sz w:val="24"/>
          <w:szCs w:val="24"/>
        </w:rPr>
        <w:t>they may also have the ability to adjust their level of investment in reproductive effort</w:t>
      </w:r>
      <w:r w:rsidR="00BD7F27">
        <w:rPr>
          <w:rFonts w:ascii="Times New Roman" w:hAnsi="Times New Roman" w:cs="Times New Roman"/>
          <w:sz w:val="24"/>
          <w:szCs w:val="24"/>
        </w:rPr>
        <w:t>,</w:t>
      </w:r>
      <w:r w:rsidR="001A486D">
        <w:rPr>
          <w:rFonts w:ascii="Times New Roman" w:hAnsi="Times New Roman" w:cs="Times New Roman"/>
          <w:sz w:val="24"/>
          <w:szCs w:val="24"/>
        </w:rPr>
        <w:t xml:space="preserve"> based on the quality and mating status of the female</w:t>
      </w:r>
      <w:r w:rsidRPr="00E4552E">
        <w:rPr>
          <w:rFonts w:ascii="Times New Roman" w:hAnsi="Times New Roman" w:cs="Times New Roman"/>
          <w:sz w:val="24"/>
          <w:szCs w:val="24"/>
        </w:rPr>
        <w:t xml:space="preserve"> (</w:t>
      </w:r>
      <w:proofErr w:type="spellStart"/>
      <w:r w:rsidRPr="00E4552E">
        <w:rPr>
          <w:rFonts w:ascii="Times New Roman" w:hAnsi="Times New Roman" w:cs="Times New Roman"/>
          <w:sz w:val="24"/>
          <w:szCs w:val="24"/>
        </w:rPr>
        <w:t>Briceño</w:t>
      </w:r>
      <w:proofErr w:type="spellEnd"/>
      <w:r w:rsidRPr="00E4552E">
        <w:rPr>
          <w:rFonts w:ascii="Times New Roman" w:hAnsi="Times New Roman" w:cs="Times New Roman"/>
          <w:sz w:val="24"/>
          <w:szCs w:val="24"/>
        </w:rPr>
        <w:t xml:space="preserve"> and Eberhard, 2002; </w:t>
      </w:r>
      <w:proofErr w:type="spellStart"/>
      <w:r w:rsidRPr="00E4552E">
        <w:rPr>
          <w:rFonts w:ascii="Times New Roman" w:hAnsi="Times New Roman" w:cs="Times New Roman"/>
          <w:sz w:val="24"/>
          <w:szCs w:val="24"/>
        </w:rPr>
        <w:t>Engqvist</w:t>
      </w:r>
      <w:proofErr w:type="spellEnd"/>
      <w:r w:rsidRPr="00E4552E">
        <w:rPr>
          <w:rFonts w:ascii="Times New Roman" w:hAnsi="Times New Roman" w:cs="Times New Roman"/>
          <w:sz w:val="24"/>
          <w:szCs w:val="24"/>
        </w:rPr>
        <w:t xml:space="preserve">, 2009). This </w:t>
      </w:r>
      <w:r w:rsidR="001A486D">
        <w:rPr>
          <w:rFonts w:ascii="Times New Roman" w:hAnsi="Times New Roman" w:cs="Times New Roman"/>
          <w:sz w:val="24"/>
          <w:szCs w:val="24"/>
        </w:rPr>
        <w:t>phenomenon</w:t>
      </w:r>
      <w:r w:rsidRPr="00E4552E">
        <w:rPr>
          <w:rFonts w:ascii="Times New Roman" w:hAnsi="Times New Roman" w:cs="Times New Roman"/>
          <w:sz w:val="24"/>
          <w:szCs w:val="24"/>
        </w:rPr>
        <w:t xml:space="preserve"> has been investigated in various </w:t>
      </w:r>
      <w:commentRangeStart w:id="30"/>
      <w:r w:rsidRPr="00E4552E">
        <w:rPr>
          <w:rFonts w:ascii="Times New Roman" w:hAnsi="Times New Roman" w:cs="Times New Roman"/>
          <w:sz w:val="24"/>
          <w:szCs w:val="24"/>
        </w:rPr>
        <w:t>Arthropod species</w:t>
      </w:r>
      <w:commentRangeEnd w:id="30"/>
      <w:r w:rsidR="004D1BAD">
        <w:rPr>
          <w:rStyle w:val="CommentReference"/>
        </w:rPr>
        <w:commentReference w:id="30"/>
      </w:r>
      <w:r w:rsidRPr="00E4552E">
        <w:rPr>
          <w:rFonts w:ascii="Times New Roman" w:hAnsi="Times New Roman" w:cs="Times New Roman"/>
          <w:sz w:val="24"/>
          <w:szCs w:val="24"/>
        </w:rPr>
        <w:t xml:space="preserve">, where males can </w:t>
      </w:r>
      <w:r w:rsidR="001A486D">
        <w:rPr>
          <w:rFonts w:ascii="Times New Roman" w:hAnsi="Times New Roman" w:cs="Times New Roman"/>
          <w:sz w:val="24"/>
          <w:szCs w:val="24"/>
        </w:rPr>
        <w:t>modify</w:t>
      </w:r>
      <w:r w:rsidRPr="00E4552E">
        <w:rPr>
          <w:rFonts w:ascii="Times New Roman" w:hAnsi="Times New Roman" w:cs="Times New Roman"/>
          <w:sz w:val="24"/>
          <w:szCs w:val="24"/>
        </w:rPr>
        <w:t xml:space="preserve"> the quantity and quality of </w:t>
      </w:r>
      <w:proofErr w:type="gramStart"/>
      <w:r w:rsidRPr="00E4552E">
        <w:rPr>
          <w:rFonts w:ascii="Times New Roman" w:hAnsi="Times New Roman" w:cs="Times New Roman"/>
          <w:sz w:val="24"/>
          <w:szCs w:val="24"/>
        </w:rPr>
        <w:t>sperm</w:t>
      </w:r>
      <w:proofErr w:type="gramEnd"/>
      <w:r w:rsidRPr="00E4552E">
        <w:rPr>
          <w:rFonts w:ascii="Times New Roman" w:hAnsi="Times New Roman" w:cs="Times New Roman"/>
          <w:sz w:val="24"/>
          <w:szCs w:val="24"/>
        </w:rPr>
        <w:t xml:space="preserve"> </w:t>
      </w:r>
      <w:r w:rsidR="001A486D">
        <w:rPr>
          <w:rFonts w:ascii="Times New Roman" w:hAnsi="Times New Roman" w:cs="Times New Roman"/>
          <w:sz w:val="24"/>
          <w:szCs w:val="24"/>
        </w:rPr>
        <w:t>they ejaculate</w:t>
      </w:r>
      <w:r w:rsidRPr="00E4552E">
        <w:rPr>
          <w:rFonts w:ascii="Times New Roman" w:hAnsi="Times New Roman" w:cs="Times New Roman"/>
          <w:sz w:val="24"/>
          <w:szCs w:val="24"/>
        </w:rPr>
        <w:t xml:space="preserve"> depending on </w:t>
      </w:r>
      <w:del w:id="31" w:author="Chrissie Painting" w:date="2023-06-19T16:45:00Z">
        <w:r w:rsidRPr="00E4552E" w:rsidDel="004D1BAD">
          <w:rPr>
            <w:rFonts w:ascii="Times New Roman" w:hAnsi="Times New Roman" w:cs="Times New Roman"/>
            <w:sz w:val="24"/>
            <w:szCs w:val="24"/>
          </w:rPr>
          <w:delText xml:space="preserve">the </w:delText>
        </w:r>
      </w:del>
      <w:r w:rsidRPr="00E4552E">
        <w:rPr>
          <w:rFonts w:ascii="Times New Roman" w:hAnsi="Times New Roman" w:cs="Times New Roman"/>
          <w:sz w:val="24"/>
          <w:szCs w:val="24"/>
        </w:rPr>
        <w:t xml:space="preserve">female mating status (Thomas &amp; Simmons, 2007; Wedell </w:t>
      </w:r>
      <w:r w:rsidRPr="00E4552E">
        <w:rPr>
          <w:rFonts w:ascii="Times New Roman" w:hAnsi="Times New Roman" w:cs="Times New Roman"/>
          <w:i/>
          <w:sz w:val="24"/>
          <w:szCs w:val="24"/>
        </w:rPr>
        <w:t>et al</w:t>
      </w:r>
      <w:r w:rsidRPr="00E4552E">
        <w:rPr>
          <w:rFonts w:ascii="Times New Roman" w:hAnsi="Times New Roman" w:cs="Times New Roman"/>
          <w:sz w:val="24"/>
          <w:szCs w:val="24"/>
        </w:rPr>
        <w:t>., 2002). In such cases, mating with an already mated female</w:t>
      </w:r>
      <w:r w:rsidR="001A486D">
        <w:rPr>
          <w:rFonts w:ascii="Times New Roman" w:hAnsi="Times New Roman" w:cs="Times New Roman"/>
          <w:sz w:val="24"/>
          <w:szCs w:val="24"/>
        </w:rPr>
        <w:t xml:space="preserve"> </w:t>
      </w:r>
      <w:r w:rsidR="001A486D">
        <w:rPr>
          <w:rFonts w:ascii="Times New Roman" w:hAnsi="Times New Roman" w:cs="Times New Roman"/>
          <w:sz w:val="24"/>
          <w:szCs w:val="24"/>
        </w:rPr>
        <w:lastRenderedPageBreak/>
        <w:t>can lead to a decrease in fitness due to sperm competition with other males, reduced likelihood of paternity and the energetic cost of sperm production,</w:t>
      </w:r>
      <w:r w:rsidRPr="00E4552E">
        <w:rPr>
          <w:rFonts w:ascii="Times New Roman" w:hAnsi="Times New Roman" w:cs="Times New Roman"/>
          <w:sz w:val="24"/>
          <w:szCs w:val="24"/>
        </w:rPr>
        <w:t xml:space="preserve"> which makes male courtship behaviours and trade-offs also dependent on the female quality (Thomas &amp; Simmons, 2007).</w:t>
      </w:r>
    </w:p>
    <w:p w14:paraId="0E6577D9" w14:textId="6D397471" w:rsidR="00471951" w:rsidRDefault="001A486D" w:rsidP="00262438">
      <w:pPr>
        <w:pStyle w:val="NoSpacing"/>
        <w:spacing w:line="360" w:lineRule="auto"/>
        <w:ind w:firstLine="720"/>
        <w:jc w:val="both"/>
        <w:rPr>
          <w:rFonts w:ascii="Times New Roman" w:hAnsi="Times New Roman" w:cs="Times New Roman"/>
          <w:sz w:val="24"/>
          <w:szCs w:val="24"/>
        </w:rPr>
      </w:pPr>
      <w:commentRangeStart w:id="32"/>
      <w:r>
        <w:rPr>
          <w:rFonts w:ascii="Times New Roman" w:hAnsi="Times New Roman" w:cs="Times New Roman"/>
          <w:sz w:val="24"/>
          <w:szCs w:val="24"/>
        </w:rPr>
        <w:t>Within</w:t>
      </w:r>
      <w:r w:rsidRPr="00E4552E">
        <w:rPr>
          <w:rFonts w:ascii="Times New Roman" w:hAnsi="Times New Roman" w:cs="Times New Roman"/>
          <w:sz w:val="24"/>
          <w:szCs w:val="24"/>
        </w:rPr>
        <w:t xml:space="preserve"> this context, the study of spider taxa is especially relevant to the understanding of rare and particular reproductive behaviours and mating mechanisms, such as cases of extreme sexual dimorphism (</w:t>
      </w:r>
      <w:proofErr w:type="spellStart"/>
      <w:r w:rsidRPr="00E4552E">
        <w:rPr>
          <w:rFonts w:ascii="Times New Roman" w:hAnsi="Times New Roman" w:cs="Times New Roman"/>
          <w:sz w:val="24"/>
          <w:szCs w:val="24"/>
        </w:rPr>
        <w:t>Cordellier</w:t>
      </w:r>
      <w:proofErr w:type="spellEnd"/>
      <w:r w:rsidRPr="00E4552E">
        <w:rPr>
          <w:rFonts w:ascii="Times New Roman" w:hAnsi="Times New Roman" w:cs="Times New Roman"/>
          <w:sz w:val="24"/>
          <w:szCs w:val="24"/>
        </w:rPr>
        <w:t xml:space="preserve"> </w:t>
      </w:r>
      <w:r w:rsidRPr="00E4552E">
        <w:rPr>
          <w:rFonts w:ascii="Times New Roman" w:hAnsi="Times New Roman" w:cs="Times New Roman"/>
          <w:i/>
          <w:sz w:val="24"/>
          <w:szCs w:val="24"/>
        </w:rPr>
        <w:t>et al.</w:t>
      </w:r>
      <w:r w:rsidRPr="00E4552E">
        <w:rPr>
          <w:rFonts w:ascii="Times New Roman" w:hAnsi="Times New Roman" w:cs="Times New Roman"/>
          <w:sz w:val="24"/>
          <w:szCs w:val="24"/>
        </w:rPr>
        <w:t xml:space="preserve">, 2020) or sexual cannibalism by females (Buskirk </w:t>
      </w:r>
      <w:r w:rsidRPr="00E4552E">
        <w:rPr>
          <w:rFonts w:ascii="Times New Roman" w:hAnsi="Times New Roman" w:cs="Times New Roman"/>
          <w:i/>
          <w:sz w:val="24"/>
          <w:szCs w:val="24"/>
        </w:rPr>
        <w:t>et al</w:t>
      </w:r>
      <w:r w:rsidRPr="00E4552E">
        <w:rPr>
          <w:rFonts w:ascii="Times New Roman" w:hAnsi="Times New Roman" w:cs="Times New Roman"/>
          <w:sz w:val="24"/>
          <w:szCs w:val="24"/>
        </w:rPr>
        <w:t>., 1982).</w:t>
      </w:r>
      <w:commentRangeEnd w:id="32"/>
      <w:r w:rsidR="0079313E">
        <w:rPr>
          <w:rStyle w:val="CommentReference"/>
        </w:rPr>
        <w:commentReference w:id="32"/>
      </w:r>
      <w:r w:rsidRPr="00E4552E">
        <w:rPr>
          <w:rFonts w:ascii="Times New Roman" w:hAnsi="Times New Roman" w:cs="Times New Roman"/>
          <w:sz w:val="24"/>
          <w:szCs w:val="24"/>
        </w:rPr>
        <w:t xml:space="preserve"> In the same way, spiders </w:t>
      </w:r>
      <w:r>
        <w:rPr>
          <w:rFonts w:ascii="Times New Roman" w:hAnsi="Times New Roman" w:cs="Times New Roman"/>
          <w:sz w:val="24"/>
          <w:szCs w:val="24"/>
        </w:rPr>
        <w:t xml:space="preserve">also exhibit a wide range of courtship behaviours </w:t>
      </w:r>
      <w:del w:id="33" w:author="Chrissie Painting" w:date="2023-06-20T13:11:00Z">
        <w:r w:rsidDel="00F73FAD">
          <w:rPr>
            <w:rFonts w:ascii="Times New Roman" w:hAnsi="Times New Roman" w:cs="Times New Roman"/>
            <w:sz w:val="24"/>
            <w:szCs w:val="24"/>
          </w:rPr>
          <w:delText xml:space="preserve">and </w:delText>
        </w:r>
      </w:del>
      <w:ins w:id="34" w:author="Chrissie Painting" w:date="2023-06-20T13:11:00Z">
        <w:r w:rsidR="00F73FAD">
          <w:rPr>
            <w:rFonts w:ascii="Times New Roman" w:hAnsi="Times New Roman" w:cs="Times New Roman"/>
            <w:sz w:val="24"/>
            <w:szCs w:val="24"/>
          </w:rPr>
          <w:t xml:space="preserve">using several </w:t>
        </w:r>
      </w:ins>
      <w:r>
        <w:rPr>
          <w:rFonts w:ascii="Times New Roman" w:hAnsi="Times New Roman" w:cs="Times New Roman"/>
          <w:sz w:val="24"/>
          <w:szCs w:val="24"/>
        </w:rPr>
        <w:t xml:space="preserve">sensory modalities. For instance, peacock spiders employ </w:t>
      </w:r>
      <w:commentRangeStart w:id="35"/>
      <w:r>
        <w:rPr>
          <w:rFonts w:ascii="Times New Roman" w:hAnsi="Times New Roman" w:cs="Times New Roman"/>
          <w:sz w:val="24"/>
          <w:szCs w:val="24"/>
        </w:rPr>
        <w:t>dances and visual cues</w:t>
      </w:r>
      <w:r w:rsidRPr="00E4552E">
        <w:rPr>
          <w:rFonts w:ascii="Times New Roman" w:hAnsi="Times New Roman" w:cs="Times New Roman"/>
          <w:sz w:val="24"/>
          <w:szCs w:val="24"/>
        </w:rPr>
        <w:t xml:space="preserve"> </w:t>
      </w:r>
      <w:commentRangeEnd w:id="35"/>
      <w:r w:rsidR="00F73FAD">
        <w:rPr>
          <w:rStyle w:val="CommentReference"/>
        </w:rPr>
        <w:commentReference w:id="35"/>
      </w:r>
      <w:r w:rsidRPr="00E4552E">
        <w:rPr>
          <w:rFonts w:ascii="Times New Roman" w:hAnsi="Times New Roman" w:cs="Times New Roman"/>
          <w:sz w:val="24"/>
          <w:szCs w:val="24"/>
        </w:rPr>
        <w:t xml:space="preserve">(Girard </w:t>
      </w:r>
      <w:r w:rsidRPr="00E4552E">
        <w:rPr>
          <w:rFonts w:ascii="Times New Roman" w:hAnsi="Times New Roman" w:cs="Times New Roman"/>
          <w:i/>
          <w:sz w:val="24"/>
          <w:szCs w:val="24"/>
        </w:rPr>
        <w:t>et al.</w:t>
      </w:r>
      <w:r w:rsidRPr="00E4552E">
        <w:rPr>
          <w:rFonts w:ascii="Times New Roman" w:hAnsi="Times New Roman" w:cs="Times New Roman"/>
          <w:sz w:val="24"/>
          <w:szCs w:val="24"/>
        </w:rPr>
        <w:t xml:space="preserve">, 2015), </w:t>
      </w:r>
      <w:r w:rsidR="007B52D6">
        <w:rPr>
          <w:rFonts w:ascii="Times New Roman" w:hAnsi="Times New Roman" w:cs="Times New Roman"/>
          <w:sz w:val="24"/>
          <w:szCs w:val="24"/>
        </w:rPr>
        <w:t>wolf spiders use vibrational communication</w:t>
      </w:r>
      <w:r w:rsidRPr="00E4552E">
        <w:rPr>
          <w:rFonts w:ascii="Times New Roman" w:hAnsi="Times New Roman" w:cs="Times New Roman"/>
          <w:sz w:val="24"/>
          <w:szCs w:val="24"/>
        </w:rPr>
        <w:t xml:space="preserve"> (</w:t>
      </w:r>
      <w:proofErr w:type="spellStart"/>
      <w:r w:rsidRPr="00E4552E">
        <w:rPr>
          <w:rFonts w:ascii="Times New Roman" w:hAnsi="Times New Roman" w:cs="Times New Roman"/>
          <w:sz w:val="24"/>
          <w:szCs w:val="24"/>
        </w:rPr>
        <w:t>Chiarle</w:t>
      </w:r>
      <w:proofErr w:type="spellEnd"/>
      <w:r w:rsidRPr="00E4552E">
        <w:rPr>
          <w:rFonts w:ascii="Times New Roman" w:hAnsi="Times New Roman" w:cs="Times New Roman"/>
          <w:sz w:val="24"/>
          <w:szCs w:val="24"/>
        </w:rPr>
        <w:t xml:space="preserve"> </w:t>
      </w:r>
      <w:r w:rsidRPr="00E4552E">
        <w:rPr>
          <w:rFonts w:ascii="Times New Roman" w:hAnsi="Times New Roman" w:cs="Times New Roman"/>
          <w:i/>
          <w:sz w:val="24"/>
          <w:szCs w:val="24"/>
        </w:rPr>
        <w:t>et al</w:t>
      </w:r>
      <w:r w:rsidRPr="00E4552E">
        <w:rPr>
          <w:rFonts w:ascii="Times New Roman" w:hAnsi="Times New Roman" w:cs="Times New Roman"/>
          <w:sz w:val="24"/>
          <w:szCs w:val="24"/>
        </w:rPr>
        <w:t xml:space="preserve">., 2013) </w:t>
      </w:r>
      <w:r w:rsidR="007B52D6">
        <w:rPr>
          <w:rFonts w:ascii="Times New Roman" w:hAnsi="Times New Roman" w:cs="Times New Roman"/>
          <w:sz w:val="24"/>
          <w:szCs w:val="24"/>
        </w:rPr>
        <w:t>and gift-giving spiders display nuptial food gifts</w:t>
      </w:r>
      <w:r w:rsidRPr="00E4552E">
        <w:rPr>
          <w:rFonts w:ascii="Times New Roman" w:hAnsi="Times New Roman" w:cs="Times New Roman"/>
          <w:sz w:val="24"/>
          <w:szCs w:val="24"/>
        </w:rPr>
        <w:t xml:space="preserve"> (Prokop &amp; </w:t>
      </w:r>
      <w:proofErr w:type="spellStart"/>
      <w:r w:rsidRPr="00E4552E">
        <w:rPr>
          <w:rFonts w:ascii="Times New Roman" w:hAnsi="Times New Roman" w:cs="Times New Roman"/>
          <w:sz w:val="24"/>
          <w:szCs w:val="24"/>
        </w:rPr>
        <w:t>Okrouhlík</w:t>
      </w:r>
      <w:proofErr w:type="spellEnd"/>
      <w:r w:rsidRPr="00E4552E">
        <w:rPr>
          <w:rFonts w:ascii="Times New Roman" w:hAnsi="Times New Roman" w:cs="Times New Roman"/>
          <w:sz w:val="24"/>
          <w:szCs w:val="24"/>
        </w:rPr>
        <w:t xml:space="preserve">, 2021). </w:t>
      </w:r>
      <w:ins w:id="36" w:author="Chrissie Painting" w:date="2023-06-20T13:13:00Z">
        <w:r w:rsidR="00F73FAD">
          <w:rPr>
            <w:rFonts w:ascii="Times New Roman" w:hAnsi="Times New Roman" w:cs="Times New Roman"/>
            <w:sz w:val="24"/>
            <w:szCs w:val="24"/>
          </w:rPr>
          <w:t>However, courtship can be particularly risk</w:t>
        </w:r>
      </w:ins>
      <w:ins w:id="37" w:author="Chrissie Painting" w:date="2023-06-20T13:14:00Z">
        <w:r w:rsidR="00F73FAD">
          <w:rPr>
            <w:rFonts w:ascii="Times New Roman" w:hAnsi="Times New Roman" w:cs="Times New Roman"/>
            <w:sz w:val="24"/>
            <w:szCs w:val="24"/>
          </w:rPr>
          <w:t>y</w:t>
        </w:r>
      </w:ins>
      <w:ins w:id="38" w:author="Chrissie Painting" w:date="2023-06-20T13:13:00Z">
        <w:r w:rsidR="00F73FAD">
          <w:rPr>
            <w:rFonts w:ascii="Times New Roman" w:hAnsi="Times New Roman" w:cs="Times New Roman"/>
            <w:sz w:val="24"/>
            <w:szCs w:val="24"/>
          </w:rPr>
          <w:t xml:space="preserve"> for male spiders because females are typically aggressive </w:t>
        </w:r>
        <w:proofErr w:type="gramStart"/>
        <w:r w:rsidR="00F73FAD">
          <w:rPr>
            <w:rFonts w:ascii="Times New Roman" w:hAnsi="Times New Roman" w:cs="Times New Roman"/>
            <w:sz w:val="24"/>
            <w:szCs w:val="24"/>
          </w:rPr>
          <w:t>and in some species</w:t>
        </w:r>
        <w:proofErr w:type="gramEnd"/>
        <w:r w:rsidR="00F73FAD">
          <w:rPr>
            <w:rFonts w:ascii="Times New Roman" w:hAnsi="Times New Roman" w:cs="Times New Roman"/>
            <w:sz w:val="24"/>
            <w:szCs w:val="24"/>
          </w:rPr>
          <w:t xml:space="preserve"> </w:t>
        </w:r>
      </w:ins>
      <w:ins w:id="39" w:author="Chrissie Painting" w:date="2023-06-20T13:14:00Z">
        <w:r w:rsidR="00F73FAD">
          <w:rPr>
            <w:rFonts w:ascii="Times New Roman" w:hAnsi="Times New Roman" w:cs="Times New Roman"/>
            <w:sz w:val="24"/>
            <w:szCs w:val="24"/>
          </w:rPr>
          <w:t>demonstrate</w:t>
        </w:r>
      </w:ins>
      <w:ins w:id="40" w:author="Chrissie Painting" w:date="2023-06-20T13:26:00Z">
        <w:r w:rsidR="004E4A05">
          <w:rPr>
            <w:rFonts w:ascii="Times New Roman" w:hAnsi="Times New Roman" w:cs="Times New Roman"/>
            <w:sz w:val="24"/>
            <w:szCs w:val="24"/>
          </w:rPr>
          <w:t xml:space="preserve"> </w:t>
        </w:r>
      </w:ins>
      <w:del w:id="41" w:author="Chrissie Painting" w:date="2023-06-20T13:26:00Z">
        <w:r w:rsidRPr="00E4552E" w:rsidDel="004E4A05">
          <w:rPr>
            <w:rFonts w:ascii="Times New Roman" w:hAnsi="Times New Roman" w:cs="Times New Roman"/>
            <w:sz w:val="24"/>
            <w:szCs w:val="24"/>
          </w:rPr>
          <w:delText xml:space="preserve">The </w:delText>
        </w:r>
        <w:r w:rsidR="007B52D6" w:rsidDel="004E4A05">
          <w:rPr>
            <w:rFonts w:ascii="Times New Roman" w:hAnsi="Times New Roman" w:cs="Times New Roman"/>
            <w:sz w:val="24"/>
            <w:szCs w:val="24"/>
          </w:rPr>
          <w:delText>prevalence</w:delText>
        </w:r>
        <w:r w:rsidRPr="00E4552E" w:rsidDel="004E4A05">
          <w:rPr>
            <w:rFonts w:ascii="Times New Roman" w:hAnsi="Times New Roman" w:cs="Times New Roman"/>
            <w:sz w:val="24"/>
            <w:szCs w:val="24"/>
          </w:rPr>
          <w:delText xml:space="preserve"> of</w:delText>
        </w:r>
      </w:del>
      <w:r w:rsidRPr="00E4552E">
        <w:rPr>
          <w:rFonts w:ascii="Times New Roman" w:hAnsi="Times New Roman" w:cs="Times New Roman"/>
          <w:sz w:val="24"/>
          <w:szCs w:val="24"/>
        </w:rPr>
        <w:t xml:space="preserve"> sexual cannibalism</w:t>
      </w:r>
      <w:ins w:id="42" w:author="Chrissie Painting" w:date="2023-06-20T13:26:00Z">
        <w:r w:rsidR="004E4A05">
          <w:rPr>
            <w:rFonts w:ascii="Times New Roman" w:hAnsi="Times New Roman" w:cs="Times New Roman"/>
            <w:sz w:val="24"/>
            <w:szCs w:val="24"/>
          </w:rPr>
          <w:t xml:space="preserve">. </w:t>
        </w:r>
      </w:ins>
      <w:r w:rsidRPr="00E4552E">
        <w:rPr>
          <w:rFonts w:ascii="Times New Roman" w:hAnsi="Times New Roman" w:cs="Times New Roman"/>
          <w:sz w:val="24"/>
          <w:szCs w:val="24"/>
        </w:rPr>
        <w:t xml:space="preserve"> </w:t>
      </w:r>
      <w:del w:id="43" w:author="Chrissie Painting" w:date="2023-06-20T13:26:00Z">
        <w:r w:rsidRPr="00E4552E" w:rsidDel="004E4A05">
          <w:rPr>
            <w:rFonts w:ascii="Times New Roman" w:hAnsi="Times New Roman" w:cs="Times New Roman"/>
            <w:sz w:val="24"/>
            <w:szCs w:val="24"/>
          </w:rPr>
          <w:delText>and f</w:delText>
        </w:r>
      </w:del>
      <w:ins w:id="44" w:author="Chrissie Painting" w:date="2023-06-20T13:26:00Z">
        <w:r w:rsidR="004E4A05">
          <w:rPr>
            <w:rFonts w:ascii="Times New Roman" w:hAnsi="Times New Roman" w:cs="Times New Roman"/>
            <w:sz w:val="24"/>
            <w:szCs w:val="24"/>
          </w:rPr>
          <w:t>F</w:t>
        </w:r>
      </w:ins>
      <w:r w:rsidRPr="00E4552E">
        <w:rPr>
          <w:rFonts w:ascii="Times New Roman" w:hAnsi="Times New Roman" w:cs="Times New Roman"/>
          <w:sz w:val="24"/>
          <w:szCs w:val="24"/>
        </w:rPr>
        <w:t xml:space="preserve">emale </w:t>
      </w:r>
      <w:r w:rsidR="007B52D6">
        <w:rPr>
          <w:rFonts w:ascii="Times New Roman" w:hAnsi="Times New Roman" w:cs="Times New Roman"/>
          <w:sz w:val="24"/>
          <w:szCs w:val="24"/>
        </w:rPr>
        <w:t>aggression</w:t>
      </w:r>
      <w:r w:rsidRPr="00E4552E">
        <w:rPr>
          <w:rFonts w:ascii="Times New Roman" w:hAnsi="Times New Roman" w:cs="Times New Roman"/>
          <w:sz w:val="24"/>
          <w:szCs w:val="24"/>
        </w:rPr>
        <w:t xml:space="preserve"> </w:t>
      </w:r>
      <w:del w:id="45" w:author="Chrissie Painting" w:date="2023-06-20T13:26:00Z">
        <w:r w:rsidRPr="00E4552E" w:rsidDel="004E4A05">
          <w:rPr>
            <w:rFonts w:ascii="Times New Roman" w:hAnsi="Times New Roman" w:cs="Times New Roman"/>
            <w:sz w:val="24"/>
            <w:szCs w:val="24"/>
          </w:rPr>
          <w:delText xml:space="preserve">in many spider </w:delText>
        </w:r>
        <w:r w:rsidR="007B52D6" w:rsidDel="004E4A05">
          <w:rPr>
            <w:rFonts w:ascii="Times New Roman" w:hAnsi="Times New Roman" w:cs="Times New Roman"/>
            <w:sz w:val="24"/>
            <w:szCs w:val="24"/>
          </w:rPr>
          <w:delText>species</w:delText>
        </w:r>
        <w:r w:rsidRPr="00E4552E" w:rsidDel="004E4A05">
          <w:rPr>
            <w:rFonts w:ascii="Times New Roman" w:hAnsi="Times New Roman" w:cs="Times New Roman"/>
            <w:sz w:val="24"/>
            <w:szCs w:val="24"/>
          </w:rPr>
          <w:delText xml:space="preserve"> </w:delText>
        </w:r>
      </w:del>
      <w:r w:rsidR="007B52D6">
        <w:rPr>
          <w:rFonts w:ascii="Times New Roman" w:hAnsi="Times New Roman" w:cs="Times New Roman"/>
          <w:sz w:val="24"/>
          <w:szCs w:val="24"/>
        </w:rPr>
        <w:t>introduces</w:t>
      </w:r>
      <w:r w:rsidRPr="00E4552E">
        <w:rPr>
          <w:rFonts w:ascii="Times New Roman" w:hAnsi="Times New Roman" w:cs="Times New Roman"/>
          <w:sz w:val="24"/>
          <w:szCs w:val="24"/>
        </w:rPr>
        <w:t xml:space="preserve"> a new constraint </w:t>
      </w:r>
      <w:r w:rsidR="007B52D6">
        <w:rPr>
          <w:rFonts w:ascii="Times New Roman" w:hAnsi="Times New Roman" w:cs="Times New Roman"/>
          <w:sz w:val="24"/>
          <w:szCs w:val="24"/>
        </w:rPr>
        <w:t>on</w:t>
      </w:r>
      <w:r w:rsidRPr="00E4552E">
        <w:rPr>
          <w:rFonts w:ascii="Times New Roman" w:hAnsi="Times New Roman" w:cs="Times New Roman"/>
          <w:sz w:val="24"/>
          <w:szCs w:val="24"/>
        </w:rPr>
        <w:t xml:space="preserve"> male mating choice, as </w:t>
      </w:r>
      <w:r w:rsidR="007B52D6">
        <w:rPr>
          <w:rFonts w:ascii="Times New Roman" w:hAnsi="Times New Roman" w:cs="Times New Roman"/>
          <w:sz w:val="24"/>
          <w:szCs w:val="24"/>
        </w:rPr>
        <w:t>it restricts males in</w:t>
      </w:r>
      <w:r w:rsidR="00471951">
        <w:rPr>
          <w:rFonts w:ascii="Times New Roman" w:hAnsi="Times New Roman" w:cs="Times New Roman"/>
          <w:sz w:val="24"/>
          <w:szCs w:val="24"/>
        </w:rPr>
        <w:t xml:space="preserve"> term</w:t>
      </w:r>
      <w:r w:rsidR="00497EB7">
        <w:rPr>
          <w:rFonts w:ascii="Times New Roman" w:hAnsi="Times New Roman" w:cs="Times New Roman"/>
          <w:sz w:val="24"/>
          <w:szCs w:val="24"/>
        </w:rPr>
        <w:t>s</w:t>
      </w:r>
      <w:r w:rsidR="00471951">
        <w:rPr>
          <w:rFonts w:ascii="Times New Roman" w:hAnsi="Times New Roman" w:cs="Times New Roman"/>
          <w:sz w:val="24"/>
          <w:szCs w:val="24"/>
        </w:rPr>
        <w:t xml:space="preserve"> of the number of </w:t>
      </w:r>
      <w:proofErr w:type="spellStart"/>
      <w:r w:rsidR="00471951">
        <w:rPr>
          <w:rFonts w:ascii="Times New Roman" w:hAnsi="Times New Roman" w:cs="Times New Roman"/>
          <w:sz w:val="24"/>
          <w:szCs w:val="24"/>
        </w:rPr>
        <w:t>mating</w:t>
      </w:r>
      <w:ins w:id="46" w:author="Chrissie Painting" w:date="2023-06-20T13:26:00Z">
        <w:r w:rsidR="004E4A05">
          <w:rPr>
            <w:rFonts w:ascii="Times New Roman" w:hAnsi="Times New Roman" w:cs="Times New Roman"/>
            <w:sz w:val="24"/>
            <w:szCs w:val="24"/>
          </w:rPr>
          <w:t>s</w:t>
        </w:r>
      </w:ins>
      <w:proofErr w:type="spellEnd"/>
      <w:r w:rsidR="00471951">
        <w:rPr>
          <w:rFonts w:ascii="Times New Roman" w:hAnsi="Times New Roman" w:cs="Times New Roman"/>
          <w:sz w:val="24"/>
          <w:szCs w:val="24"/>
        </w:rPr>
        <w:t xml:space="preserve"> they can engage in,</w:t>
      </w:r>
      <w:r w:rsidR="007B52D6">
        <w:rPr>
          <w:rFonts w:ascii="Times New Roman" w:hAnsi="Times New Roman" w:cs="Times New Roman"/>
          <w:sz w:val="24"/>
          <w:szCs w:val="24"/>
        </w:rPr>
        <w:t xml:space="preserve"> sometimes even</w:t>
      </w:r>
      <w:r w:rsidRPr="00E4552E">
        <w:rPr>
          <w:rFonts w:ascii="Times New Roman" w:hAnsi="Times New Roman" w:cs="Times New Roman"/>
          <w:sz w:val="24"/>
          <w:szCs w:val="24"/>
        </w:rPr>
        <w:t xml:space="preserve"> to a single </w:t>
      </w:r>
      <w:del w:id="47" w:author="Chrissie Painting" w:date="2023-06-20T13:26:00Z">
        <w:r w:rsidR="00471951" w:rsidDel="004E4A05">
          <w:rPr>
            <w:rFonts w:ascii="Times New Roman" w:hAnsi="Times New Roman" w:cs="Times New Roman"/>
            <w:sz w:val="24"/>
            <w:szCs w:val="24"/>
          </w:rPr>
          <w:delText>one</w:delText>
        </w:r>
        <w:r w:rsidRPr="00E4552E" w:rsidDel="004E4A05">
          <w:rPr>
            <w:rFonts w:ascii="Times New Roman" w:hAnsi="Times New Roman" w:cs="Times New Roman"/>
            <w:sz w:val="24"/>
            <w:szCs w:val="24"/>
          </w:rPr>
          <w:delText xml:space="preserve"> </w:delText>
        </w:r>
      </w:del>
      <w:ins w:id="48" w:author="Chrissie Painting" w:date="2023-06-20T13:26:00Z">
        <w:r w:rsidR="004E4A05">
          <w:rPr>
            <w:rFonts w:ascii="Times New Roman" w:hAnsi="Times New Roman" w:cs="Times New Roman"/>
            <w:sz w:val="24"/>
            <w:szCs w:val="24"/>
          </w:rPr>
          <w:t>mating</w:t>
        </w:r>
        <w:r w:rsidR="004E4A05" w:rsidRPr="00E4552E">
          <w:rPr>
            <w:rFonts w:ascii="Times New Roman" w:hAnsi="Times New Roman" w:cs="Times New Roman"/>
            <w:sz w:val="24"/>
            <w:szCs w:val="24"/>
          </w:rPr>
          <w:t xml:space="preserve"> </w:t>
        </w:r>
      </w:ins>
      <w:r w:rsidRPr="00E4552E">
        <w:rPr>
          <w:rFonts w:ascii="Times New Roman" w:hAnsi="Times New Roman" w:cs="Times New Roman"/>
          <w:sz w:val="24"/>
          <w:szCs w:val="24"/>
        </w:rPr>
        <w:t xml:space="preserve">in species with </w:t>
      </w:r>
      <w:r w:rsidR="007B52D6">
        <w:rPr>
          <w:rFonts w:ascii="Times New Roman" w:hAnsi="Times New Roman" w:cs="Times New Roman"/>
          <w:sz w:val="24"/>
          <w:szCs w:val="24"/>
        </w:rPr>
        <w:t>obligatory</w:t>
      </w:r>
      <w:r w:rsidRPr="00E4552E">
        <w:rPr>
          <w:rFonts w:ascii="Times New Roman" w:hAnsi="Times New Roman" w:cs="Times New Roman"/>
          <w:sz w:val="24"/>
          <w:szCs w:val="24"/>
        </w:rPr>
        <w:t xml:space="preserve"> mate consumption (Elgar, 1992; </w:t>
      </w:r>
      <w:proofErr w:type="spellStart"/>
      <w:r w:rsidRPr="00E4552E">
        <w:rPr>
          <w:rFonts w:ascii="Times New Roman" w:hAnsi="Times New Roman" w:cs="Times New Roman"/>
          <w:sz w:val="24"/>
          <w:szCs w:val="24"/>
        </w:rPr>
        <w:t>Knoflach</w:t>
      </w:r>
      <w:proofErr w:type="spellEnd"/>
      <w:r w:rsidRPr="00E4552E">
        <w:rPr>
          <w:rFonts w:ascii="Times New Roman" w:hAnsi="Times New Roman" w:cs="Times New Roman"/>
          <w:sz w:val="24"/>
          <w:szCs w:val="24"/>
        </w:rPr>
        <w:t xml:space="preserve"> &amp; Van </w:t>
      </w:r>
      <w:proofErr w:type="spellStart"/>
      <w:r w:rsidRPr="00E4552E">
        <w:rPr>
          <w:rFonts w:ascii="Times New Roman" w:hAnsi="Times New Roman" w:cs="Times New Roman"/>
          <w:sz w:val="24"/>
          <w:szCs w:val="24"/>
        </w:rPr>
        <w:t>Harten</w:t>
      </w:r>
      <w:proofErr w:type="spellEnd"/>
      <w:r w:rsidRPr="00E4552E">
        <w:rPr>
          <w:rFonts w:ascii="Times New Roman" w:hAnsi="Times New Roman" w:cs="Times New Roman"/>
          <w:sz w:val="24"/>
          <w:szCs w:val="24"/>
        </w:rPr>
        <w:t xml:space="preserve">, 2010). </w:t>
      </w:r>
      <w:r w:rsidR="00BD7F27">
        <w:rPr>
          <w:rFonts w:ascii="Times New Roman" w:hAnsi="Times New Roman" w:cs="Times New Roman"/>
          <w:sz w:val="24"/>
          <w:szCs w:val="24"/>
        </w:rPr>
        <w:t>Consequently, male spiders face limitations on their reproductive opportunities, leading to the necessity of carefully choosing mates based on female quality.</w:t>
      </w:r>
    </w:p>
    <w:p w14:paraId="1AF1DBCD" w14:textId="380F60B4" w:rsidR="00AD0610" w:rsidRPr="00E4552E" w:rsidRDefault="00471951" w:rsidP="00471951">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importance of male choice has been demonstrated </w:t>
      </w:r>
      <w:ins w:id="49" w:author="Chrissie Painting" w:date="2023-06-20T13:28:00Z">
        <w:r w:rsidR="004E4A05">
          <w:rPr>
            <w:rFonts w:ascii="Times New Roman" w:hAnsi="Times New Roman" w:cs="Times New Roman"/>
            <w:sz w:val="24"/>
            <w:szCs w:val="24"/>
          </w:rPr>
          <w:t xml:space="preserve">in </w:t>
        </w:r>
        <w:proofErr w:type="spellStart"/>
        <w:r w:rsidR="004E4A05">
          <w:rPr>
            <w:rFonts w:ascii="Times New Roman" w:hAnsi="Times New Roman" w:cs="Times New Roman"/>
            <w:sz w:val="24"/>
            <w:szCs w:val="24"/>
          </w:rPr>
          <w:t>several</w:t>
        </w:r>
      </w:ins>
      <w:del w:id="50" w:author="Chrissie Painting" w:date="2023-06-20T13:28:00Z">
        <w:r w:rsidDel="004E4A05">
          <w:rPr>
            <w:rFonts w:ascii="Times New Roman" w:hAnsi="Times New Roman" w:cs="Times New Roman"/>
            <w:sz w:val="24"/>
            <w:szCs w:val="24"/>
          </w:rPr>
          <w:delText xml:space="preserve">in </w:delText>
        </w:r>
      </w:del>
      <w:r>
        <w:rPr>
          <w:rFonts w:ascii="Times New Roman" w:hAnsi="Times New Roman" w:cs="Times New Roman"/>
          <w:sz w:val="24"/>
          <w:szCs w:val="24"/>
        </w:rPr>
        <w:t>sexually</w:t>
      </w:r>
      <w:proofErr w:type="spellEnd"/>
      <w:r>
        <w:rPr>
          <w:rFonts w:ascii="Times New Roman" w:hAnsi="Times New Roman" w:cs="Times New Roman"/>
          <w:sz w:val="24"/>
          <w:szCs w:val="24"/>
        </w:rPr>
        <w:t xml:space="preserve"> cannibalistic </w:t>
      </w:r>
      <w:del w:id="51" w:author="Chrissie Painting" w:date="2023-06-20T13:29:00Z">
        <w:r w:rsidDel="004E4A05">
          <w:rPr>
            <w:rFonts w:ascii="Times New Roman" w:hAnsi="Times New Roman" w:cs="Times New Roman"/>
            <w:sz w:val="24"/>
            <w:szCs w:val="24"/>
          </w:rPr>
          <w:delText>species</w:delText>
        </w:r>
      </w:del>
      <w:ins w:id="52" w:author="Chrissie Painting" w:date="2023-06-20T13:29:00Z">
        <w:r w:rsidR="004E4A05">
          <w:rPr>
            <w:rFonts w:ascii="Times New Roman" w:hAnsi="Times New Roman" w:cs="Times New Roman"/>
            <w:sz w:val="24"/>
            <w:szCs w:val="24"/>
          </w:rPr>
          <w:t>spiders</w:t>
        </w:r>
      </w:ins>
      <w:del w:id="53" w:author="Chrissie Painting" w:date="2023-06-20T13:29:00Z">
        <w:r w:rsidDel="004E4A05">
          <w:rPr>
            <w:rFonts w:ascii="Times New Roman" w:hAnsi="Times New Roman" w:cs="Times New Roman"/>
            <w:sz w:val="24"/>
            <w:szCs w:val="24"/>
          </w:rPr>
          <w:delText>,</w:delText>
        </w:r>
      </w:del>
      <w:ins w:id="54" w:author="Chrissie Painting" w:date="2023-06-20T13:29:00Z">
        <w:r w:rsidR="004E4A05">
          <w:rPr>
            <w:rFonts w:ascii="Times New Roman" w:hAnsi="Times New Roman" w:cs="Times New Roman"/>
            <w:sz w:val="24"/>
            <w:szCs w:val="24"/>
          </w:rPr>
          <w:t>.</w:t>
        </w:r>
      </w:ins>
      <w:r>
        <w:rPr>
          <w:rFonts w:ascii="Times New Roman" w:hAnsi="Times New Roman" w:cs="Times New Roman"/>
          <w:sz w:val="24"/>
          <w:szCs w:val="24"/>
        </w:rPr>
        <w:t xml:space="preserve"> </w:t>
      </w:r>
      <w:proofErr w:type="spellStart"/>
      <w:ins w:id="55" w:author="Chrissie Painting" w:date="2023-06-20T13:29:00Z">
        <w:r w:rsidR="004E4A05">
          <w:rPr>
            <w:rFonts w:ascii="Times New Roman" w:hAnsi="Times New Roman" w:cs="Times New Roman"/>
            <w:sz w:val="24"/>
            <w:szCs w:val="24"/>
          </w:rPr>
          <w:t>Fore</w:t>
        </w:r>
        <w:proofErr w:type="spellEnd"/>
        <w:r w:rsidR="004E4A05">
          <w:rPr>
            <w:rFonts w:ascii="Times New Roman" w:hAnsi="Times New Roman" w:cs="Times New Roman"/>
            <w:sz w:val="24"/>
            <w:szCs w:val="24"/>
          </w:rPr>
          <w:t xml:space="preserve"> example, </w:t>
        </w:r>
      </w:ins>
      <w:del w:id="56" w:author="Chrissie Painting" w:date="2023-06-20T13:29:00Z">
        <w:r w:rsidDel="004E4A05">
          <w:rPr>
            <w:rFonts w:ascii="Times New Roman" w:hAnsi="Times New Roman" w:cs="Times New Roman"/>
            <w:sz w:val="24"/>
            <w:szCs w:val="24"/>
          </w:rPr>
          <w:delText>such as</w:delText>
        </w:r>
      </w:del>
      <w:ins w:id="57" w:author="Chrissie Painting" w:date="2023-06-20T13:29:00Z">
        <w:r w:rsidR="004E4A05">
          <w:rPr>
            <w:rFonts w:ascii="Times New Roman" w:hAnsi="Times New Roman" w:cs="Times New Roman"/>
            <w:sz w:val="24"/>
            <w:szCs w:val="24"/>
          </w:rPr>
          <w:t>male</w:t>
        </w:r>
      </w:ins>
      <w:r>
        <w:rPr>
          <w:rFonts w:ascii="Times New Roman" w:hAnsi="Times New Roman" w:cs="Times New Roman"/>
          <w:sz w:val="24"/>
          <w:szCs w:val="24"/>
        </w:rPr>
        <w:t xml:space="preserve"> orb-web spiders</w:t>
      </w:r>
      <w:del w:id="58" w:author="Chrissie Painting" w:date="2023-06-20T13:29:00Z">
        <w:r w:rsidDel="004E4A05">
          <w:rPr>
            <w:rFonts w:ascii="Times New Roman" w:hAnsi="Times New Roman" w:cs="Times New Roman"/>
            <w:sz w:val="24"/>
            <w:szCs w:val="24"/>
          </w:rPr>
          <w:delText>, where unmated males</w:delText>
        </w:r>
      </w:del>
      <w:r>
        <w:rPr>
          <w:rFonts w:ascii="Times New Roman" w:hAnsi="Times New Roman" w:cs="Times New Roman"/>
          <w:sz w:val="24"/>
          <w:szCs w:val="24"/>
        </w:rPr>
        <w:t xml:space="preserve"> preferentially mate</w:t>
      </w:r>
      <w:del w:id="59" w:author="Chrissie Painting" w:date="2023-06-20T13:28:00Z">
        <w:r w:rsidR="00BD7F27" w:rsidDel="004E4A05">
          <w:rPr>
            <w:rFonts w:ascii="Times New Roman" w:hAnsi="Times New Roman" w:cs="Times New Roman"/>
            <w:sz w:val="24"/>
            <w:szCs w:val="24"/>
          </w:rPr>
          <w:delText>d</w:delText>
        </w:r>
      </w:del>
      <w:r>
        <w:rPr>
          <w:rFonts w:ascii="Times New Roman" w:hAnsi="Times New Roman" w:cs="Times New Roman"/>
          <w:sz w:val="24"/>
          <w:szCs w:val="24"/>
        </w:rPr>
        <w:t xml:space="preserve"> with unmated females </w:t>
      </w:r>
      <w:r w:rsidRPr="00E4552E">
        <w:rPr>
          <w:rFonts w:ascii="Times New Roman" w:hAnsi="Times New Roman" w:cs="Times New Roman"/>
          <w:sz w:val="24"/>
          <w:szCs w:val="24"/>
        </w:rPr>
        <w:t>(</w:t>
      </w:r>
      <w:proofErr w:type="spellStart"/>
      <w:r w:rsidRPr="00E4552E">
        <w:rPr>
          <w:rFonts w:ascii="Times New Roman" w:hAnsi="Times New Roman" w:cs="Times New Roman"/>
          <w:sz w:val="24"/>
          <w:szCs w:val="24"/>
        </w:rPr>
        <w:t>Gaskett</w:t>
      </w:r>
      <w:proofErr w:type="spellEnd"/>
      <w:r w:rsidRPr="00E4552E">
        <w:rPr>
          <w:rFonts w:ascii="Times New Roman" w:hAnsi="Times New Roman" w:cs="Times New Roman"/>
          <w:sz w:val="24"/>
          <w:szCs w:val="24"/>
        </w:rPr>
        <w:t xml:space="preserve"> </w:t>
      </w:r>
      <w:r w:rsidRPr="00E4552E">
        <w:rPr>
          <w:rFonts w:ascii="Times New Roman" w:hAnsi="Times New Roman" w:cs="Times New Roman"/>
          <w:i/>
          <w:sz w:val="24"/>
          <w:szCs w:val="24"/>
        </w:rPr>
        <w:t>et al</w:t>
      </w:r>
      <w:r w:rsidRPr="00E4552E">
        <w:rPr>
          <w:rFonts w:ascii="Times New Roman" w:hAnsi="Times New Roman" w:cs="Times New Roman"/>
          <w:sz w:val="24"/>
          <w:szCs w:val="24"/>
        </w:rPr>
        <w:t xml:space="preserve">., 2004) </w:t>
      </w:r>
      <w:del w:id="60" w:author="Chrissie Painting" w:date="2023-06-20T13:28:00Z">
        <w:r w:rsidRPr="00E4552E" w:rsidDel="004E4A05">
          <w:rPr>
            <w:rFonts w:ascii="Times New Roman" w:hAnsi="Times New Roman" w:cs="Times New Roman"/>
            <w:sz w:val="24"/>
            <w:szCs w:val="24"/>
          </w:rPr>
          <w:delText xml:space="preserve">or </w:delText>
        </w:r>
      </w:del>
      <w:ins w:id="61" w:author="Chrissie Painting" w:date="2023-06-20T13:28:00Z">
        <w:r w:rsidR="004E4A05">
          <w:rPr>
            <w:rFonts w:ascii="Times New Roman" w:hAnsi="Times New Roman" w:cs="Times New Roman"/>
            <w:sz w:val="24"/>
            <w:szCs w:val="24"/>
          </w:rPr>
          <w:t>and</w:t>
        </w:r>
        <w:r w:rsidR="004E4A05" w:rsidRPr="00E4552E">
          <w:rPr>
            <w:rFonts w:ascii="Times New Roman" w:hAnsi="Times New Roman" w:cs="Times New Roman"/>
            <w:sz w:val="24"/>
            <w:szCs w:val="24"/>
          </w:rPr>
          <w:t xml:space="preserve"> </w:t>
        </w:r>
      </w:ins>
      <w:r>
        <w:rPr>
          <w:rFonts w:ascii="Times New Roman" w:hAnsi="Times New Roman" w:cs="Times New Roman"/>
          <w:sz w:val="24"/>
          <w:szCs w:val="24"/>
        </w:rPr>
        <w:t>evaluate</w:t>
      </w:r>
      <w:r w:rsidRPr="00E4552E">
        <w:rPr>
          <w:rFonts w:ascii="Times New Roman" w:hAnsi="Times New Roman" w:cs="Times New Roman"/>
          <w:sz w:val="24"/>
          <w:szCs w:val="24"/>
        </w:rPr>
        <w:t xml:space="preserve"> female quality through chemical cues </w:t>
      </w:r>
      <w:r w:rsidR="00497EB7">
        <w:rPr>
          <w:rFonts w:ascii="Times New Roman" w:hAnsi="Times New Roman" w:cs="Times New Roman"/>
          <w:sz w:val="24"/>
          <w:szCs w:val="24"/>
        </w:rPr>
        <w:t>before</w:t>
      </w:r>
      <w:r w:rsidRPr="00E4552E">
        <w:rPr>
          <w:rFonts w:ascii="Times New Roman" w:hAnsi="Times New Roman" w:cs="Times New Roman"/>
          <w:sz w:val="24"/>
          <w:szCs w:val="24"/>
        </w:rPr>
        <w:t xml:space="preserve"> copulation (Cory &amp; Schneider, 2020). </w:t>
      </w:r>
      <w:r>
        <w:rPr>
          <w:rFonts w:ascii="Times New Roman" w:hAnsi="Times New Roman" w:cs="Times New Roman"/>
          <w:sz w:val="24"/>
          <w:szCs w:val="24"/>
        </w:rPr>
        <w:t xml:space="preserve">In addition to adjusting their courtship traits for mate selection, males must also minimize the risks of being killed by the female. This can involve adapting reproductive timing, as observed in Mediterranean tarantulas </w:t>
      </w:r>
      <w:r w:rsidRPr="00E4552E">
        <w:rPr>
          <w:rFonts w:ascii="Times New Roman" w:hAnsi="Times New Roman" w:cs="Times New Roman"/>
          <w:sz w:val="24"/>
          <w:szCs w:val="24"/>
        </w:rPr>
        <w:t>(Moya-</w:t>
      </w:r>
      <w:proofErr w:type="spellStart"/>
      <w:r w:rsidRPr="00E4552E">
        <w:rPr>
          <w:rFonts w:ascii="Times New Roman" w:hAnsi="Times New Roman" w:cs="Times New Roman"/>
          <w:sz w:val="24"/>
          <w:szCs w:val="24"/>
        </w:rPr>
        <w:t>Laraño</w:t>
      </w:r>
      <w:proofErr w:type="spellEnd"/>
      <w:r w:rsidRPr="00E4552E">
        <w:rPr>
          <w:rFonts w:ascii="Times New Roman" w:hAnsi="Times New Roman" w:cs="Times New Roman"/>
          <w:sz w:val="24"/>
          <w:szCs w:val="24"/>
        </w:rPr>
        <w:t xml:space="preserve"> </w:t>
      </w:r>
      <w:r w:rsidRPr="00E4552E">
        <w:rPr>
          <w:rFonts w:ascii="Times New Roman" w:hAnsi="Times New Roman" w:cs="Times New Roman"/>
          <w:i/>
          <w:sz w:val="24"/>
          <w:szCs w:val="24"/>
        </w:rPr>
        <w:t>et al</w:t>
      </w:r>
      <w:r w:rsidRPr="00E4552E">
        <w:rPr>
          <w:rFonts w:ascii="Times New Roman" w:hAnsi="Times New Roman" w:cs="Times New Roman"/>
          <w:sz w:val="24"/>
          <w:szCs w:val="24"/>
        </w:rPr>
        <w:t>., 2004)</w:t>
      </w:r>
      <w:r>
        <w:rPr>
          <w:rFonts w:ascii="Times New Roman" w:hAnsi="Times New Roman" w:cs="Times New Roman"/>
          <w:sz w:val="24"/>
          <w:szCs w:val="24"/>
        </w:rPr>
        <w:t xml:space="preserve">, or utilising chemical, vibrational, and contact assessment and communication strategies, as seen in funnel-web spiders </w:t>
      </w:r>
      <w:r w:rsidRPr="00E4552E">
        <w:rPr>
          <w:rFonts w:ascii="Times New Roman" w:hAnsi="Times New Roman" w:cs="Times New Roman"/>
          <w:sz w:val="24"/>
          <w:szCs w:val="24"/>
        </w:rPr>
        <w:t xml:space="preserve">(Xiao </w:t>
      </w:r>
      <w:r w:rsidRPr="00E4552E">
        <w:rPr>
          <w:rFonts w:ascii="Times New Roman" w:hAnsi="Times New Roman" w:cs="Times New Roman"/>
          <w:i/>
          <w:sz w:val="24"/>
          <w:szCs w:val="24"/>
        </w:rPr>
        <w:t>et al</w:t>
      </w:r>
      <w:r w:rsidRPr="00E4552E">
        <w:rPr>
          <w:rFonts w:ascii="Times New Roman" w:hAnsi="Times New Roman" w:cs="Times New Roman"/>
          <w:sz w:val="24"/>
          <w:szCs w:val="24"/>
        </w:rPr>
        <w:t xml:space="preserve">., 2015). </w:t>
      </w:r>
      <w:r w:rsidR="00AD0610">
        <w:rPr>
          <w:rFonts w:ascii="Times New Roman" w:hAnsi="Times New Roman" w:cs="Times New Roman"/>
          <w:sz w:val="24"/>
          <w:szCs w:val="24"/>
        </w:rPr>
        <w:t>As a result, males face a trade-off in their courtship investment, balancing the risk of cannibalisation against the quality of potential mates</w:t>
      </w:r>
      <w:del w:id="62" w:author="Chrissie Painting" w:date="2023-06-20T13:30:00Z">
        <w:r w:rsidR="00AD0610" w:rsidDel="004E4A05">
          <w:rPr>
            <w:rFonts w:ascii="Times New Roman" w:hAnsi="Times New Roman" w:cs="Times New Roman"/>
            <w:sz w:val="24"/>
            <w:szCs w:val="24"/>
          </w:rPr>
          <w:delText>,</w:delText>
        </w:r>
      </w:del>
      <w:r w:rsidR="00AD0610">
        <w:rPr>
          <w:rFonts w:ascii="Times New Roman" w:hAnsi="Times New Roman" w:cs="Times New Roman"/>
          <w:sz w:val="24"/>
          <w:szCs w:val="24"/>
        </w:rPr>
        <w:t xml:space="preserve"> </w:t>
      </w:r>
      <w:del w:id="63" w:author="Chrissie Painting" w:date="2023-06-20T13:29:00Z">
        <w:r w:rsidR="00AD0610" w:rsidDel="004E4A05">
          <w:rPr>
            <w:rFonts w:ascii="Times New Roman" w:hAnsi="Times New Roman" w:cs="Times New Roman"/>
            <w:sz w:val="24"/>
            <w:szCs w:val="24"/>
          </w:rPr>
          <w:delText xml:space="preserve">thereby driving the mating systems in many spider species </w:delText>
        </w:r>
      </w:del>
      <w:r w:rsidRPr="00E4552E">
        <w:rPr>
          <w:rFonts w:ascii="Times New Roman" w:hAnsi="Times New Roman" w:cs="Times New Roman"/>
          <w:sz w:val="24"/>
          <w:szCs w:val="24"/>
        </w:rPr>
        <w:t>(Schneider &amp; Elgar, 2001; Persons &amp; Uetz, 2005).</w:t>
      </w:r>
    </w:p>
    <w:p w14:paraId="6C74EB99" w14:textId="77777777" w:rsidR="003642D6" w:rsidRDefault="003642D6" w:rsidP="00334753">
      <w:pPr>
        <w:pStyle w:val="NoSpacing"/>
        <w:spacing w:line="360" w:lineRule="auto"/>
        <w:ind w:firstLine="720"/>
        <w:jc w:val="both"/>
        <w:rPr>
          <w:ins w:id="64" w:author="Chrissie Painting" w:date="2023-06-20T15:13:00Z"/>
          <w:rFonts w:ascii="Times New Roman" w:hAnsi="Times New Roman" w:cs="Times New Roman"/>
          <w:sz w:val="24"/>
          <w:szCs w:val="24"/>
        </w:rPr>
      </w:pPr>
      <w:commentRangeStart w:id="65"/>
      <w:proofErr w:type="spellStart"/>
      <w:ins w:id="66" w:author="Chrissie Painting" w:date="2023-06-20T15:07:00Z">
        <w:r>
          <w:rPr>
            <w:rFonts w:ascii="Times New Roman" w:hAnsi="Times New Roman" w:cs="Times New Roman"/>
            <w:sz w:val="24"/>
            <w:szCs w:val="24"/>
          </w:rPr>
          <w:t>Nurseryweb</w:t>
        </w:r>
      </w:ins>
      <w:commentRangeEnd w:id="65"/>
      <w:proofErr w:type="spellEnd"/>
      <w:ins w:id="67" w:author="Chrissie Painting" w:date="2023-06-20T15:15:00Z">
        <w:r>
          <w:rPr>
            <w:rStyle w:val="CommentReference"/>
          </w:rPr>
          <w:commentReference w:id="65"/>
        </w:r>
      </w:ins>
      <w:ins w:id="68" w:author="Chrissie Painting" w:date="2023-06-20T15:07:00Z">
        <w:r>
          <w:rPr>
            <w:rFonts w:ascii="Times New Roman" w:hAnsi="Times New Roman" w:cs="Times New Roman"/>
            <w:sz w:val="24"/>
            <w:szCs w:val="24"/>
          </w:rPr>
          <w:t xml:space="preserve"> spiders (</w:t>
        </w:r>
        <w:proofErr w:type="spellStart"/>
        <w:r>
          <w:rPr>
            <w:rFonts w:ascii="Times New Roman" w:hAnsi="Times New Roman" w:cs="Times New Roman"/>
            <w:sz w:val="24"/>
            <w:szCs w:val="24"/>
          </w:rPr>
          <w:t>Pisuarida</w:t>
        </w:r>
      </w:ins>
      <w:ins w:id="69" w:author="Chrissie Painting" w:date="2023-06-20T15:08:00Z">
        <w:r>
          <w:rPr>
            <w:rFonts w:ascii="Times New Roman" w:hAnsi="Times New Roman" w:cs="Times New Roman"/>
            <w:sz w:val="24"/>
            <w:szCs w:val="24"/>
          </w:rPr>
          <w:t>e</w:t>
        </w:r>
        <w:proofErr w:type="spellEnd"/>
        <w:r>
          <w:rPr>
            <w:rFonts w:ascii="Times New Roman" w:hAnsi="Times New Roman" w:cs="Times New Roman"/>
            <w:sz w:val="24"/>
            <w:szCs w:val="24"/>
          </w:rPr>
          <w:t xml:space="preserve">) are </w:t>
        </w:r>
      </w:ins>
      <w:ins w:id="70" w:author="Chrissie Painting" w:date="2023-06-20T15:09:00Z">
        <w:r>
          <w:rPr>
            <w:rFonts w:ascii="Times New Roman" w:hAnsi="Times New Roman" w:cs="Times New Roman"/>
            <w:sz w:val="24"/>
            <w:szCs w:val="24"/>
          </w:rPr>
          <w:t xml:space="preserve">a diverse group, several species of which have become model species for understanding courtship behaviour </w:t>
        </w:r>
      </w:ins>
      <w:del w:id="71" w:author="Chrissie Painting" w:date="2023-06-20T15:09:00Z">
        <w:r w:rsidRPr="00E4552E" w:rsidDel="003642D6">
          <w:rPr>
            <w:rFonts w:ascii="Times New Roman" w:hAnsi="Times New Roman" w:cs="Times New Roman"/>
            <w:sz w:val="24"/>
            <w:szCs w:val="24"/>
          </w:rPr>
          <w:delText>The New Zealand nursery web spider</w:delText>
        </w:r>
        <w:r w:rsidR="00334753" w:rsidDel="003642D6">
          <w:rPr>
            <w:rFonts w:ascii="Times New Roman" w:hAnsi="Times New Roman" w:cs="Times New Roman"/>
            <w:sz w:val="24"/>
            <w:szCs w:val="24"/>
          </w:rPr>
          <w:delText>,</w:delText>
        </w:r>
        <w:r w:rsidRPr="00E4552E" w:rsidDel="003642D6">
          <w:rPr>
            <w:rFonts w:ascii="Times New Roman" w:hAnsi="Times New Roman" w:cs="Times New Roman"/>
            <w:sz w:val="24"/>
            <w:szCs w:val="24"/>
          </w:rPr>
          <w:delText xml:space="preserve"> </w:delText>
        </w:r>
        <w:r w:rsidRPr="00E4552E" w:rsidDel="003642D6">
          <w:rPr>
            <w:rFonts w:ascii="Times New Roman" w:hAnsi="Times New Roman" w:cs="Times New Roman"/>
            <w:i/>
            <w:sz w:val="24"/>
            <w:szCs w:val="24"/>
          </w:rPr>
          <w:delText>Dolomedes minor</w:delText>
        </w:r>
        <w:r w:rsidR="00334753" w:rsidDel="003642D6">
          <w:rPr>
            <w:rFonts w:ascii="Times New Roman" w:hAnsi="Times New Roman" w:cs="Times New Roman"/>
            <w:iCs/>
            <w:sz w:val="24"/>
            <w:szCs w:val="24"/>
          </w:rPr>
          <w:delText>,</w:delText>
        </w:r>
        <w:r w:rsidRPr="00E4552E" w:rsidDel="003642D6">
          <w:rPr>
            <w:rFonts w:ascii="Times New Roman" w:hAnsi="Times New Roman" w:cs="Times New Roman"/>
            <w:sz w:val="24"/>
            <w:szCs w:val="24"/>
          </w:rPr>
          <w:delText xml:space="preserve"> belongs to the Pisauridae family, </w:delText>
        </w:r>
        <w:r w:rsidR="00AD0610" w:rsidDel="003642D6">
          <w:rPr>
            <w:rFonts w:ascii="Times New Roman" w:hAnsi="Times New Roman" w:cs="Times New Roman"/>
            <w:sz w:val="24"/>
            <w:szCs w:val="24"/>
          </w:rPr>
          <w:delText>in which</w:delText>
        </w:r>
        <w:r w:rsidRPr="00E4552E" w:rsidDel="003642D6">
          <w:rPr>
            <w:rFonts w:ascii="Times New Roman" w:hAnsi="Times New Roman" w:cs="Times New Roman"/>
            <w:sz w:val="24"/>
            <w:szCs w:val="24"/>
          </w:rPr>
          <w:delText xml:space="preserve"> studies have already described the reproductive and courtship system of several model species such as </w:delText>
        </w:r>
        <w:r w:rsidRPr="00E4552E" w:rsidDel="003642D6">
          <w:rPr>
            <w:rFonts w:ascii="Times New Roman" w:hAnsi="Times New Roman" w:cs="Times New Roman"/>
            <w:i/>
            <w:sz w:val="24"/>
            <w:szCs w:val="24"/>
          </w:rPr>
          <w:delText>Pisaura mirabilis</w:delText>
        </w:r>
      </w:del>
      <w:r w:rsidRPr="00E4552E">
        <w:rPr>
          <w:rFonts w:ascii="Times New Roman" w:hAnsi="Times New Roman" w:cs="Times New Roman"/>
          <w:sz w:val="24"/>
          <w:szCs w:val="24"/>
        </w:rPr>
        <w:t xml:space="preserve"> (Eberhard </w:t>
      </w:r>
      <w:r w:rsidRPr="00E4552E">
        <w:rPr>
          <w:rFonts w:ascii="Times New Roman" w:hAnsi="Times New Roman" w:cs="Times New Roman"/>
          <w:i/>
          <w:sz w:val="24"/>
          <w:szCs w:val="24"/>
        </w:rPr>
        <w:t>et al.</w:t>
      </w:r>
      <w:r w:rsidRPr="00E4552E">
        <w:rPr>
          <w:rFonts w:ascii="Times New Roman" w:hAnsi="Times New Roman" w:cs="Times New Roman"/>
          <w:sz w:val="24"/>
          <w:szCs w:val="24"/>
        </w:rPr>
        <w:t xml:space="preserve">, 2020; </w:t>
      </w:r>
      <w:proofErr w:type="spellStart"/>
      <w:r w:rsidRPr="00E4552E">
        <w:rPr>
          <w:rFonts w:ascii="Times New Roman" w:hAnsi="Times New Roman" w:cs="Times New Roman"/>
          <w:sz w:val="24"/>
          <w:szCs w:val="24"/>
        </w:rPr>
        <w:t>Stålhandske</w:t>
      </w:r>
      <w:proofErr w:type="spellEnd"/>
      <w:r w:rsidRPr="00E4552E">
        <w:rPr>
          <w:rFonts w:ascii="Times New Roman" w:hAnsi="Times New Roman" w:cs="Times New Roman"/>
          <w:sz w:val="24"/>
          <w:szCs w:val="24"/>
        </w:rPr>
        <w:t xml:space="preserve">, 2001). </w:t>
      </w:r>
      <w:ins w:id="72" w:author="Chrissie Painting" w:date="2023-06-20T15:09:00Z">
        <w:r>
          <w:rPr>
            <w:rFonts w:ascii="Times New Roman" w:hAnsi="Times New Roman" w:cs="Times New Roman"/>
            <w:sz w:val="24"/>
            <w:szCs w:val="24"/>
          </w:rPr>
          <w:t>One</w:t>
        </w:r>
      </w:ins>
      <w:ins w:id="73" w:author="Chrissie Painting" w:date="2023-06-20T15:10:00Z">
        <w:r>
          <w:rPr>
            <w:rFonts w:ascii="Times New Roman" w:hAnsi="Times New Roman" w:cs="Times New Roman"/>
            <w:sz w:val="24"/>
            <w:szCs w:val="24"/>
          </w:rPr>
          <w:t xml:space="preserve"> </w:t>
        </w:r>
        <w:proofErr w:type="spellStart"/>
        <w:r>
          <w:rPr>
            <w:rFonts w:ascii="Times New Roman" w:hAnsi="Times New Roman" w:cs="Times New Roman"/>
            <w:sz w:val="24"/>
            <w:szCs w:val="24"/>
          </w:rPr>
          <w:t>nurseryweb</w:t>
        </w:r>
      </w:ins>
      <w:proofErr w:type="spellEnd"/>
      <w:ins w:id="74" w:author="Chrissie Painting" w:date="2023-06-20T15:09:00Z">
        <w:r>
          <w:rPr>
            <w:rFonts w:ascii="Times New Roman" w:hAnsi="Times New Roman" w:cs="Times New Roman"/>
            <w:sz w:val="24"/>
            <w:szCs w:val="24"/>
          </w:rPr>
          <w:t xml:space="preserve"> genus, </w:t>
        </w:r>
      </w:ins>
      <w:ins w:id="75" w:author="Chrissie Painting" w:date="2023-06-20T15:10:00Z">
        <w:r>
          <w:rPr>
            <w:rFonts w:ascii="Times New Roman" w:hAnsi="Times New Roman" w:cs="Times New Roman"/>
            <w:i/>
            <w:iCs/>
            <w:sz w:val="24"/>
            <w:szCs w:val="24"/>
          </w:rPr>
          <w:t xml:space="preserve">Dolomedes </w:t>
        </w:r>
        <w:r>
          <w:rPr>
            <w:rFonts w:ascii="Times New Roman" w:hAnsi="Times New Roman" w:cs="Times New Roman"/>
            <w:sz w:val="24"/>
            <w:szCs w:val="24"/>
          </w:rPr>
          <w:t>spp. comprises approximately 100 species, and has been studied in the context of mat</w:t>
        </w:r>
      </w:ins>
      <w:ins w:id="76" w:author="Chrissie Painting" w:date="2023-06-20T15:11:00Z">
        <w:r>
          <w:rPr>
            <w:rFonts w:ascii="Times New Roman" w:hAnsi="Times New Roman" w:cs="Times New Roman"/>
            <w:sz w:val="24"/>
            <w:szCs w:val="24"/>
          </w:rPr>
          <w:t xml:space="preserve">ing system </w:t>
        </w:r>
        <w:r>
          <w:rPr>
            <w:rFonts w:ascii="Times New Roman" w:hAnsi="Times New Roman" w:cs="Times New Roman"/>
            <w:sz w:val="24"/>
            <w:szCs w:val="24"/>
          </w:rPr>
          <w:lastRenderedPageBreak/>
          <w:t xml:space="preserve">evolution, extreme male mating behaviours and sexual </w:t>
        </w:r>
        <w:proofErr w:type="spellStart"/>
        <w:r>
          <w:rPr>
            <w:rFonts w:ascii="Times New Roman" w:hAnsi="Times New Roman" w:cs="Times New Roman"/>
            <w:sz w:val="24"/>
            <w:szCs w:val="24"/>
          </w:rPr>
          <w:t>cnnabilism</w:t>
        </w:r>
        <w:proofErr w:type="spellEnd"/>
        <w:r>
          <w:rPr>
            <w:rFonts w:ascii="Times New Roman" w:hAnsi="Times New Roman" w:cs="Times New Roman"/>
            <w:sz w:val="24"/>
            <w:szCs w:val="24"/>
          </w:rPr>
          <w:t xml:space="preserve"> (add the references here all together). For example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add an example of one of the cool species such as D tenebrosus).</w:t>
        </w:r>
      </w:ins>
      <w:ins w:id="77" w:author="Chrissie Painting" w:date="2023-06-20T15:10:00Z">
        <w:r>
          <w:rPr>
            <w:rFonts w:ascii="Times New Roman" w:hAnsi="Times New Roman" w:cs="Times New Roman"/>
            <w:sz w:val="24"/>
            <w:szCs w:val="24"/>
          </w:rPr>
          <w:t xml:space="preserve"> </w:t>
        </w:r>
      </w:ins>
      <w:del w:id="78" w:author="Chrissie Painting" w:date="2023-06-20T15:11:00Z">
        <w:r w:rsidRPr="00E4552E" w:rsidDel="003642D6">
          <w:rPr>
            <w:rFonts w:ascii="Times New Roman" w:hAnsi="Times New Roman" w:cs="Times New Roman"/>
            <w:sz w:val="24"/>
            <w:szCs w:val="24"/>
          </w:rPr>
          <w:delText>The mating system</w:delText>
        </w:r>
        <w:r w:rsidR="00334753" w:rsidDel="003642D6">
          <w:rPr>
            <w:rFonts w:ascii="Times New Roman" w:hAnsi="Times New Roman" w:cs="Times New Roman"/>
            <w:sz w:val="24"/>
            <w:szCs w:val="24"/>
          </w:rPr>
          <w:delText>s</w:delText>
        </w:r>
        <w:r w:rsidRPr="00E4552E" w:rsidDel="003642D6">
          <w:rPr>
            <w:rFonts w:ascii="Times New Roman" w:hAnsi="Times New Roman" w:cs="Times New Roman"/>
            <w:sz w:val="24"/>
            <w:szCs w:val="24"/>
          </w:rPr>
          <w:delText xml:space="preserve"> of several </w:delText>
        </w:r>
        <w:r w:rsidRPr="00E4552E" w:rsidDel="003642D6">
          <w:rPr>
            <w:rFonts w:ascii="Times New Roman" w:hAnsi="Times New Roman" w:cs="Times New Roman"/>
            <w:i/>
            <w:sz w:val="24"/>
            <w:szCs w:val="24"/>
          </w:rPr>
          <w:delText xml:space="preserve">Dolomedes </w:delText>
        </w:r>
        <w:r w:rsidRPr="00E4552E" w:rsidDel="003642D6">
          <w:rPr>
            <w:rFonts w:ascii="Times New Roman" w:hAnsi="Times New Roman" w:cs="Times New Roman"/>
            <w:sz w:val="24"/>
            <w:szCs w:val="24"/>
          </w:rPr>
          <w:delText>spiders ha</w:delText>
        </w:r>
        <w:r w:rsidR="00334753" w:rsidDel="003642D6">
          <w:rPr>
            <w:rFonts w:ascii="Times New Roman" w:hAnsi="Times New Roman" w:cs="Times New Roman"/>
            <w:sz w:val="24"/>
            <w:szCs w:val="24"/>
          </w:rPr>
          <w:delText>ve</w:delText>
        </w:r>
        <w:r w:rsidRPr="00E4552E" w:rsidDel="003642D6">
          <w:rPr>
            <w:rFonts w:ascii="Times New Roman" w:hAnsi="Times New Roman" w:cs="Times New Roman"/>
            <w:sz w:val="24"/>
            <w:szCs w:val="24"/>
          </w:rPr>
          <w:delText xml:space="preserve"> also been investigated, </w:delText>
        </w:r>
        <w:r w:rsidR="00334753" w:rsidDel="003642D6">
          <w:rPr>
            <w:rFonts w:ascii="Times New Roman" w:hAnsi="Times New Roman" w:cs="Times New Roman"/>
            <w:sz w:val="24"/>
            <w:szCs w:val="24"/>
          </w:rPr>
          <w:delText>particularly concerning sexual cannibalism in species like</w:delText>
        </w:r>
        <w:r w:rsidRPr="00E4552E" w:rsidDel="003642D6">
          <w:rPr>
            <w:rFonts w:ascii="Times New Roman" w:hAnsi="Times New Roman" w:cs="Times New Roman"/>
            <w:sz w:val="24"/>
            <w:szCs w:val="24"/>
          </w:rPr>
          <w:delText xml:space="preserve"> </w:delText>
        </w:r>
        <w:r w:rsidRPr="00E4552E" w:rsidDel="003642D6">
          <w:rPr>
            <w:rFonts w:ascii="Times New Roman" w:hAnsi="Times New Roman" w:cs="Times New Roman"/>
            <w:i/>
            <w:sz w:val="24"/>
            <w:szCs w:val="24"/>
          </w:rPr>
          <w:delText xml:space="preserve">D. triton </w:delText>
        </w:r>
        <w:r w:rsidRPr="00E4552E" w:rsidDel="003642D6">
          <w:rPr>
            <w:rFonts w:ascii="Times New Roman" w:hAnsi="Times New Roman" w:cs="Times New Roman"/>
            <w:sz w:val="24"/>
            <w:szCs w:val="24"/>
          </w:rPr>
          <w:delText xml:space="preserve">(Johnson &amp; Sih, 2005; Zimmermann &amp; Spence, 1989), </w:delText>
        </w:r>
        <w:r w:rsidRPr="00E4552E" w:rsidDel="003642D6">
          <w:rPr>
            <w:rFonts w:ascii="Times New Roman" w:hAnsi="Times New Roman" w:cs="Times New Roman"/>
            <w:i/>
            <w:sz w:val="24"/>
            <w:szCs w:val="24"/>
          </w:rPr>
          <w:delText xml:space="preserve">D. tenebrosus </w:delText>
        </w:r>
        <w:r w:rsidRPr="00E4552E" w:rsidDel="003642D6">
          <w:rPr>
            <w:rFonts w:ascii="Times New Roman" w:hAnsi="Times New Roman" w:cs="Times New Roman"/>
            <w:sz w:val="24"/>
            <w:szCs w:val="24"/>
          </w:rPr>
          <w:delText xml:space="preserve">(Schwartz </w:delText>
        </w:r>
        <w:r w:rsidRPr="00E4552E" w:rsidDel="003642D6">
          <w:rPr>
            <w:rFonts w:ascii="Times New Roman" w:hAnsi="Times New Roman" w:cs="Times New Roman"/>
            <w:i/>
            <w:sz w:val="24"/>
            <w:szCs w:val="24"/>
          </w:rPr>
          <w:delText>et al</w:delText>
        </w:r>
        <w:r w:rsidRPr="00E4552E" w:rsidDel="003642D6">
          <w:rPr>
            <w:rFonts w:ascii="Times New Roman" w:hAnsi="Times New Roman" w:cs="Times New Roman"/>
            <w:sz w:val="24"/>
            <w:szCs w:val="24"/>
          </w:rPr>
          <w:delText xml:space="preserve">., 2014) and </w:delText>
        </w:r>
        <w:r w:rsidRPr="00E4552E" w:rsidDel="003642D6">
          <w:rPr>
            <w:rFonts w:ascii="Times New Roman" w:hAnsi="Times New Roman" w:cs="Times New Roman"/>
            <w:i/>
            <w:sz w:val="24"/>
            <w:szCs w:val="24"/>
          </w:rPr>
          <w:delText>D. fimbriatus</w:delText>
        </w:r>
        <w:r w:rsidRPr="00E4552E" w:rsidDel="003642D6">
          <w:rPr>
            <w:rFonts w:ascii="Times New Roman" w:hAnsi="Times New Roman" w:cs="Times New Roman"/>
            <w:sz w:val="24"/>
            <w:szCs w:val="24"/>
          </w:rPr>
          <w:delText xml:space="preserve"> (Fisher &amp; Price, 2019)</w:delText>
        </w:r>
      </w:del>
      <w:r w:rsidR="00334753">
        <w:rPr>
          <w:rFonts w:ascii="Times New Roman" w:hAnsi="Times New Roman" w:cs="Times New Roman"/>
          <w:sz w:val="24"/>
          <w:szCs w:val="24"/>
        </w:rPr>
        <w:t>. Additionally, studies have explored the significance of vibration</w:t>
      </w:r>
      <w:del w:id="79" w:author="Chrissie Painting" w:date="2023-06-20T15:11:00Z">
        <w:r w:rsidR="00334753" w:rsidDel="003642D6">
          <w:rPr>
            <w:rFonts w:ascii="Times New Roman" w:hAnsi="Times New Roman" w:cs="Times New Roman"/>
            <w:sz w:val="24"/>
            <w:szCs w:val="24"/>
          </w:rPr>
          <w:delText>al</w:delText>
        </w:r>
      </w:del>
      <w:r w:rsidR="00334753">
        <w:rPr>
          <w:rFonts w:ascii="Times New Roman" w:hAnsi="Times New Roman" w:cs="Times New Roman"/>
          <w:sz w:val="24"/>
          <w:szCs w:val="24"/>
        </w:rPr>
        <w:t xml:space="preserve"> signals in their predation behaviour </w:t>
      </w:r>
      <w:r w:rsidR="00334753" w:rsidRPr="00E4552E">
        <w:rPr>
          <w:rFonts w:ascii="Times New Roman" w:hAnsi="Times New Roman" w:cs="Times New Roman"/>
          <w:sz w:val="24"/>
          <w:szCs w:val="24"/>
        </w:rPr>
        <w:t>(</w:t>
      </w:r>
      <w:r w:rsidRPr="00E4552E">
        <w:rPr>
          <w:rFonts w:ascii="Times New Roman" w:hAnsi="Times New Roman" w:cs="Times New Roman"/>
          <w:sz w:val="24"/>
          <w:szCs w:val="24"/>
        </w:rPr>
        <w:t xml:space="preserve">Bleckmann &amp; </w:t>
      </w:r>
      <w:proofErr w:type="spellStart"/>
      <w:r w:rsidRPr="00E4552E">
        <w:rPr>
          <w:rFonts w:ascii="Times New Roman" w:hAnsi="Times New Roman" w:cs="Times New Roman"/>
          <w:sz w:val="24"/>
          <w:szCs w:val="24"/>
        </w:rPr>
        <w:t>Lotz</w:t>
      </w:r>
      <w:proofErr w:type="spellEnd"/>
      <w:r w:rsidRPr="00E4552E">
        <w:rPr>
          <w:rFonts w:ascii="Times New Roman" w:hAnsi="Times New Roman" w:cs="Times New Roman"/>
          <w:sz w:val="24"/>
          <w:szCs w:val="24"/>
        </w:rPr>
        <w:t>, 1987) and courtship behaviour (</w:t>
      </w:r>
      <w:proofErr w:type="spellStart"/>
      <w:r w:rsidRPr="00E4552E">
        <w:rPr>
          <w:rFonts w:ascii="Times New Roman" w:hAnsi="Times New Roman" w:cs="Times New Roman"/>
          <w:sz w:val="24"/>
          <w:szCs w:val="24"/>
        </w:rPr>
        <w:t>Arnqvist</w:t>
      </w:r>
      <w:proofErr w:type="spellEnd"/>
      <w:r w:rsidRPr="00E4552E">
        <w:rPr>
          <w:rFonts w:ascii="Times New Roman" w:hAnsi="Times New Roman" w:cs="Times New Roman"/>
          <w:sz w:val="24"/>
          <w:szCs w:val="24"/>
        </w:rPr>
        <w:t xml:space="preserve">, 1992). </w:t>
      </w:r>
      <w:r w:rsidR="00334753">
        <w:rPr>
          <w:rFonts w:ascii="Times New Roman" w:hAnsi="Times New Roman" w:cs="Times New Roman"/>
          <w:sz w:val="24"/>
          <w:szCs w:val="24"/>
        </w:rPr>
        <w:t>However,</w:t>
      </w:r>
      <w:ins w:id="80" w:author="Chrissie Painting" w:date="2023-06-20T15:12:00Z">
        <w:r>
          <w:rPr>
            <w:rFonts w:ascii="Times New Roman" w:hAnsi="Times New Roman" w:cs="Times New Roman"/>
            <w:sz w:val="24"/>
            <w:szCs w:val="24"/>
          </w:rPr>
          <w:t xml:space="preserve"> to date there are no detailed descriptions of </w:t>
        </w:r>
        <w:r>
          <w:rPr>
            <w:rFonts w:ascii="Times New Roman" w:hAnsi="Times New Roman" w:cs="Times New Roman"/>
            <w:i/>
            <w:iCs/>
            <w:sz w:val="24"/>
            <w:szCs w:val="24"/>
          </w:rPr>
          <w:t xml:space="preserve">Dolomedes </w:t>
        </w:r>
        <w:r>
          <w:rPr>
            <w:rFonts w:ascii="Times New Roman" w:hAnsi="Times New Roman" w:cs="Times New Roman"/>
            <w:sz w:val="24"/>
            <w:szCs w:val="24"/>
          </w:rPr>
          <w:t xml:space="preserve">courtship behaviour, and </w:t>
        </w:r>
      </w:ins>
      <w:ins w:id="81" w:author="Chrissie Painting" w:date="2023-06-20T15:13:00Z">
        <w:r>
          <w:rPr>
            <w:rFonts w:ascii="Times New Roman" w:hAnsi="Times New Roman" w:cs="Times New Roman"/>
            <w:sz w:val="24"/>
            <w:szCs w:val="24"/>
          </w:rPr>
          <w:t xml:space="preserve">we currently lack knowledge of whether the mating status of females affects male courtship investment. </w:t>
        </w:r>
      </w:ins>
    </w:p>
    <w:p w14:paraId="562DBFFA" w14:textId="77777777" w:rsidR="003642D6" w:rsidRDefault="003642D6" w:rsidP="00334753">
      <w:pPr>
        <w:pStyle w:val="NoSpacing"/>
        <w:spacing w:line="360" w:lineRule="auto"/>
        <w:ind w:firstLine="720"/>
        <w:jc w:val="both"/>
        <w:rPr>
          <w:ins w:id="82" w:author="Chrissie Painting" w:date="2023-06-20T15:13:00Z"/>
          <w:rFonts w:ascii="Times New Roman" w:hAnsi="Times New Roman" w:cs="Times New Roman"/>
          <w:sz w:val="24"/>
          <w:szCs w:val="24"/>
        </w:rPr>
      </w:pPr>
    </w:p>
    <w:p w14:paraId="4C1E9975" w14:textId="426728E3" w:rsidR="00AD0610" w:rsidDel="002C4D02" w:rsidRDefault="003642D6" w:rsidP="002C4D02">
      <w:pPr>
        <w:pStyle w:val="NoSpacing"/>
        <w:spacing w:line="360" w:lineRule="auto"/>
        <w:ind w:firstLine="720"/>
        <w:jc w:val="both"/>
        <w:rPr>
          <w:del w:id="83" w:author="Chrissie Painting" w:date="2023-06-20T15:26:00Z"/>
          <w:rFonts w:ascii="Times New Roman" w:hAnsi="Times New Roman" w:cs="Times New Roman"/>
          <w:sz w:val="24"/>
          <w:szCs w:val="24"/>
        </w:rPr>
      </w:pPr>
      <w:ins w:id="84" w:author="Chrissie Painting" w:date="2023-06-20T15:15:00Z">
        <w:r>
          <w:rPr>
            <w:rFonts w:ascii="Times New Roman" w:hAnsi="Times New Roman" w:cs="Times New Roman"/>
            <w:i/>
            <w:iCs/>
            <w:sz w:val="24"/>
            <w:szCs w:val="24"/>
          </w:rPr>
          <w:t>Dolomedes minor</w:t>
        </w:r>
        <w:r>
          <w:rPr>
            <w:rFonts w:ascii="Times New Roman" w:hAnsi="Times New Roman" w:cs="Times New Roman"/>
            <w:sz w:val="24"/>
            <w:szCs w:val="24"/>
          </w:rPr>
          <w:t xml:space="preserve"> is endemic to New Zealand, where it </w:t>
        </w:r>
      </w:ins>
      <w:r w:rsidR="00334753">
        <w:rPr>
          <w:rFonts w:ascii="Times New Roman" w:hAnsi="Times New Roman" w:cs="Times New Roman"/>
          <w:sz w:val="24"/>
          <w:szCs w:val="24"/>
        </w:rPr>
        <w:t xml:space="preserve"> </w:t>
      </w:r>
      <w:del w:id="85" w:author="Chrissie Painting" w:date="2023-06-20T15:16:00Z">
        <w:r w:rsidR="00334753" w:rsidDel="003642D6">
          <w:rPr>
            <w:rFonts w:ascii="Times New Roman" w:hAnsi="Times New Roman" w:cs="Times New Roman"/>
            <w:sz w:val="24"/>
            <w:szCs w:val="24"/>
          </w:rPr>
          <w:delText xml:space="preserve">little is known about </w:delText>
        </w:r>
        <w:r w:rsidR="00334753" w:rsidDel="003642D6">
          <w:rPr>
            <w:rFonts w:ascii="Times New Roman" w:hAnsi="Times New Roman" w:cs="Times New Roman"/>
            <w:i/>
            <w:iCs/>
            <w:sz w:val="24"/>
            <w:szCs w:val="24"/>
          </w:rPr>
          <w:delText>D. minor</w:delText>
        </w:r>
        <w:r w:rsidR="00334753" w:rsidDel="003642D6">
          <w:rPr>
            <w:rFonts w:ascii="Times New Roman" w:hAnsi="Times New Roman" w:cs="Times New Roman"/>
            <w:sz w:val="24"/>
            <w:szCs w:val="24"/>
          </w:rPr>
          <w:delText xml:space="preserve"> species, with only brief descriptions available regarding its habitat preferences for</w:delText>
        </w:r>
      </w:del>
      <w:ins w:id="86" w:author="Chrissie Painting" w:date="2023-06-20T15:16:00Z">
        <w:r>
          <w:rPr>
            <w:rFonts w:ascii="Times New Roman" w:hAnsi="Times New Roman" w:cs="Times New Roman"/>
            <w:sz w:val="24"/>
            <w:szCs w:val="24"/>
          </w:rPr>
          <w:t xml:space="preserve">prefers </w:t>
        </w:r>
      </w:ins>
      <w:r w:rsidR="00334753">
        <w:rPr>
          <w:rFonts w:ascii="Times New Roman" w:hAnsi="Times New Roman" w:cs="Times New Roman"/>
          <w:sz w:val="24"/>
          <w:szCs w:val="24"/>
        </w:rPr>
        <w:t xml:space="preserve"> near-water vegetation habitats </w:t>
      </w:r>
      <w:r w:rsidRPr="00E4552E">
        <w:rPr>
          <w:rFonts w:ascii="Times New Roman" w:hAnsi="Times New Roman" w:cs="Times New Roman"/>
          <w:sz w:val="24"/>
          <w:szCs w:val="24"/>
        </w:rPr>
        <w:t>(</w:t>
      </w:r>
      <w:proofErr w:type="spellStart"/>
      <w:r w:rsidRPr="00E4552E">
        <w:rPr>
          <w:rFonts w:ascii="Times New Roman" w:hAnsi="Times New Roman" w:cs="Times New Roman"/>
          <w:sz w:val="24"/>
          <w:szCs w:val="24"/>
        </w:rPr>
        <w:t>Vink</w:t>
      </w:r>
      <w:proofErr w:type="spellEnd"/>
      <w:r w:rsidRPr="00E4552E">
        <w:rPr>
          <w:rFonts w:ascii="Times New Roman" w:hAnsi="Times New Roman" w:cs="Times New Roman"/>
          <w:sz w:val="24"/>
          <w:szCs w:val="24"/>
        </w:rPr>
        <w:t xml:space="preserve"> &amp; </w:t>
      </w:r>
      <w:proofErr w:type="spellStart"/>
      <w:r w:rsidRPr="00E4552E">
        <w:rPr>
          <w:rFonts w:ascii="Times New Roman" w:hAnsi="Times New Roman" w:cs="Times New Roman"/>
          <w:sz w:val="24"/>
          <w:szCs w:val="24"/>
        </w:rPr>
        <w:t>Dupérré</w:t>
      </w:r>
      <w:proofErr w:type="spellEnd"/>
      <w:r w:rsidRPr="00E4552E">
        <w:rPr>
          <w:rFonts w:ascii="Times New Roman" w:hAnsi="Times New Roman" w:cs="Times New Roman"/>
          <w:sz w:val="24"/>
          <w:szCs w:val="24"/>
        </w:rPr>
        <w:t>, 2010)</w:t>
      </w:r>
      <w:ins w:id="87" w:author="Chrissie Painting" w:date="2023-06-20T15:16:00Z">
        <w:r>
          <w:rPr>
            <w:rFonts w:ascii="Times New Roman" w:hAnsi="Times New Roman" w:cs="Times New Roman"/>
            <w:sz w:val="24"/>
            <w:szCs w:val="24"/>
          </w:rPr>
          <w:t xml:space="preserve"> and XXX (another general ecology fact about this species). Little is known about its courtship behaviour or the occurrence of sexual </w:t>
        </w:r>
        <w:proofErr w:type="spellStart"/>
        <w:r>
          <w:rPr>
            <w:rFonts w:ascii="Times New Roman" w:hAnsi="Times New Roman" w:cs="Times New Roman"/>
            <w:sz w:val="24"/>
            <w:szCs w:val="24"/>
          </w:rPr>
          <w:t>cannabilism</w:t>
        </w:r>
        <w:proofErr w:type="spellEnd"/>
        <w:r>
          <w:rPr>
            <w:rFonts w:ascii="Times New Roman" w:hAnsi="Times New Roman" w:cs="Times New Roman"/>
            <w:sz w:val="24"/>
            <w:szCs w:val="24"/>
          </w:rPr>
          <w:t xml:space="preserve">. Here, we </w:t>
        </w:r>
      </w:ins>
      <w:r w:rsidR="00153EF6">
        <w:rPr>
          <w:rFonts w:ascii="Times New Roman" w:hAnsi="Times New Roman" w:cs="Times New Roman"/>
          <w:sz w:val="24"/>
          <w:szCs w:val="24"/>
        </w:rPr>
        <w:t xml:space="preserve"> </w:t>
      </w:r>
      <w:del w:id="88" w:author="Chrissie Painting" w:date="2023-06-20T15:16:00Z">
        <w:r w:rsidR="00153EF6" w:rsidDel="003642D6">
          <w:rPr>
            <w:rFonts w:ascii="Times New Roman" w:hAnsi="Times New Roman" w:cs="Times New Roman"/>
            <w:sz w:val="24"/>
            <w:szCs w:val="24"/>
          </w:rPr>
          <w:delText xml:space="preserve">and </w:delText>
        </w:r>
        <w:r w:rsidR="00334753" w:rsidDel="003642D6">
          <w:rPr>
            <w:rFonts w:ascii="Times New Roman" w:hAnsi="Times New Roman" w:cs="Times New Roman"/>
            <w:sz w:val="24"/>
            <w:szCs w:val="24"/>
          </w:rPr>
          <w:delText xml:space="preserve">the </w:delText>
        </w:r>
        <w:r w:rsidR="00153EF6" w:rsidDel="003642D6">
          <w:rPr>
            <w:rFonts w:ascii="Times New Roman" w:hAnsi="Times New Roman" w:cs="Times New Roman"/>
            <w:sz w:val="24"/>
            <w:szCs w:val="24"/>
          </w:rPr>
          <w:delText>occurrence of sexual cannibalism (unpublished data).</w:delText>
        </w:r>
      </w:del>
    </w:p>
    <w:p w14:paraId="5B391A4A" w14:textId="4D9F0930" w:rsidR="00464BC4" w:rsidRDefault="00000000" w:rsidP="002C4D02">
      <w:pPr>
        <w:pStyle w:val="NoSpacing"/>
        <w:spacing w:line="360" w:lineRule="auto"/>
        <w:ind w:firstLine="720"/>
        <w:jc w:val="both"/>
        <w:rPr>
          <w:rFonts w:ascii="Times New Roman" w:hAnsi="Times New Roman" w:cs="Times New Roman"/>
          <w:sz w:val="24"/>
          <w:szCs w:val="24"/>
        </w:rPr>
      </w:pPr>
      <w:del w:id="89" w:author="Chrissie Painting" w:date="2023-06-20T15:26:00Z">
        <w:r w:rsidRPr="00E4552E" w:rsidDel="002C4D02">
          <w:rPr>
            <w:rFonts w:ascii="Times New Roman" w:hAnsi="Times New Roman" w:cs="Times New Roman"/>
            <w:sz w:val="24"/>
            <w:szCs w:val="24"/>
          </w:rPr>
          <w:delText xml:space="preserve">This Master's internship aims to </w:delText>
        </w:r>
      </w:del>
      <w:r w:rsidR="0003709D">
        <w:rPr>
          <w:rFonts w:ascii="Times New Roman" w:hAnsi="Times New Roman" w:cs="Times New Roman"/>
          <w:sz w:val="24"/>
          <w:szCs w:val="24"/>
        </w:rPr>
        <w:t>investigate whether</w:t>
      </w:r>
      <w:ins w:id="90" w:author="Chrissie Painting" w:date="2023-06-20T15:26:00Z">
        <w:r w:rsidR="002C4D02">
          <w:rPr>
            <w:rFonts w:ascii="Times New Roman" w:hAnsi="Times New Roman" w:cs="Times New Roman"/>
            <w:sz w:val="24"/>
            <w:szCs w:val="24"/>
          </w:rPr>
          <w:t xml:space="preserve"> </w:t>
        </w:r>
        <w:r w:rsidR="002C4D02">
          <w:rPr>
            <w:rFonts w:ascii="Times New Roman" w:hAnsi="Times New Roman" w:cs="Times New Roman"/>
            <w:i/>
            <w:iCs/>
            <w:sz w:val="24"/>
            <w:szCs w:val="24"/>
          </w:rPr>
          <w:t>D. minor</w:t>
        </w:r>
      </w:ins>
      <w:r w:rsidR="0003709D">
        <w:rPr>
          <w:rFonts w:ascii="Times New Roman" w:hAnsi="Times New Roman" w:cs="Times New Roman"/>
          <w:sz w:val="24"/>
          <w:szCs w:val="24"/>
        </w:rPr>
        <w:t xml:space="preserve"> </w:t>
      </w:r>
      <w:r w:rsidRPr="00E4552E">
        <w:rPr>
          <w:rFonts w:ascii="Times New Roman" w:hAnsi="Times New Roman" w:cs="Times New Roman"/>
          <w:sz w:val="24"/>
          <w:szCs w:val="24"/>
        </w:rPr>
        <w:t xml:space="preserve">males </w:t>
      </w:r>
      <w:del w:id="91" w:author="Chrissie Painting" w:date="2023-06-20T15:26:00Z">
        <w:r w:rsidRPr="00E4552E" w:rsidDel="002C4D02">
          <w:rPr>
            <w:rFonts w:ascii="Times New Roman" w:hAnsi="Times New Roman" w:cs="Times New Roman"/>
            <w:sz w:val="24"/>
            <w:szCs w:val="24"/>
          </w:rPr>
          <w:delText xml:space="preserve">of </w:delText>
        </w:r>
        <w:r w:rsidRPr="00E4552E" w:rsidDel="002C4D02">
          <w:rPr>
            <w:rFonts w:ascii="Times New Roman" w:hAnsi="Times New Roman" w:cs="Times New Roman"/>
            <w:i/>
            <w:sz w:val="24"/>
            <w:szCs w:val="24"/>
          </w:rPr>
          <w:delText>D. minor</w:delText>
        </w:r>
        <w:r w:rsidRPr="00E4552E" w:rsidDel="002C4D02">
          <w:rPr>
            <w:rFonts w:ascii="Times New Roman" w:hAnsi="Times New Roman" w:cs="Times New Roman"/>
            <w:sz w:val="24"/>
            <w:szCs w:val="24"/>
          </w:rPr>
          <w:delText xml:space="preserve"> </w:delText>
        </w:r>
      </w:del>
      <w:r w:rsidRPr="00E4552E">
        <w:rPr>
          <w:rFonts w:ascii="Times New Roman" w:hAnsi="Times New Roman" w:cs="Times New Roman"/>
          <w:sz w:val="24"/>
          <w:szCs w:val="24"/>
        </w:rPr>
        <w:t xml:space="preserve">adjust their courtship behaviour </w:t>
      </w:r>
      <w:r w:rsidR="0003709D">
        <w:rPr>
          <w:rFonts w:ascii="Times New Roman" w:hAnsi="Times New Roman" w:cs="Times New Roman"/>
          <w:sz w:val="24"/>
          <w:szCs w:val="24"/>
        </w:rPr>
        <w:t>based</w:t>
      </w:r>
      <w:r w:rsidRPr="00E4552E">
        <w:rPr>
          <w:rFonts w:ascii="Times New Roman" w:hAnsi="Times New Roman" w:cs="Times New Roman"/>
          <w:sz w:val="24"/>
          <w:szCs w:val="24"/>
        </w:rPr>
        <w:t xml:space="preserve"> on </w:t>
      </w:r>
      <w:del w:id="92" w:author="Chrissie Painting" w:date="2023-06-20T15:26:00Z">
        <w:r w:rsidR="0003709D" w:rsidDel="002C4D02">
          <w:rPr>
            <w:rFonts w:ascii="Times New Roman" w:hAnsi="Times New Roman" w:cs="Times New Roman"/>
            <w:sz w:val="24"/>
            <w:szCs w:val="24"/>
          </w:rPr>
          <w:delText xml:space="preserve">the </w:delText>
        </w:r>
      </w:del>
      <w:r w:rsidRPr="00E4552E">
        <w:rPr>
          <w:rFonts w:ascii="Times New Roman" w:hAnsi="Times New Roman" w:cs="Times New Roman"/>
          <w:sz w:val="24"/>
          <w:szCs w:val="24"/>
        </w:rPr>
        <w:t>female mating status.</w:t>
      </w:r>
      <w:del w:id="93" w:author="Chrissie Painting" w:date="2023-06-20T15:29:00Z">
        <w:r w:rsidRPr="00E4552E" w:rsidDel="002C4D02">
          <w:rPr>
            <w:rFonts w:ascii="Times New Roman" w:hAnsi="Times New Roman" w:cs="Times New Roman"/>
            <w:sz w:val="24"/>
            <w:szCs w:val="24"/>
          </w:rPr>
          <w:delText xml:space="preserve"> </w:delText>
        </w:r>
      </w:del>
      <w:ins w:id="94" w:author="Chrissie Painting" w:date="2023-06-20T15:28:00Z">
        <w:r w:rsidR="002C4D02">
          <w:rPr>
            <w:rFonts w:ascii="Times New Roman" w:hAnsi="Times New Roman" w:cs="Times New Roman"/>
            <w:sz w:val="24"/>
            <w:szCs w:val="24"/>
          </w:rPr>
          <w:t xml:space="preserve">. </w:t>
        </w:r>
      </w:ins>
      <w:del w:id="95" w:author="Chrissie Painting" w:date="2023-06-20T15:28:00Z">
        <w:r w:rsidRPr="00E4552E" w:rsidDel="002C4D02">
          <w:rPr>
            <w:rFonts w:ascii="Times New Roman" w:hAnsi="Times New Roman" w:cs="Times New Roman"/>
            <w:sz w:val="24"/>
            <w:szCs w:val="24"/>
          </w:rPr>
          <w:delText xml:space="preserve">The </w:delText>
        </w:r>
        <w:r w:rsidR="0003709D" w:rsidDel="002C4D02">
          <w:rPr>
            <w:rFonts w:ascii="Times New Roman" w:hAnsi="Times New Roman" w:cs="Times New Roman"/>
            <w:sz w:val="24"/>
            <w:szCs w:val="24"/>
          </w:rPr>
          <w:delText xml:space="preserve">primary goals of this study are to determine if </w:delText>
        </w:r>
        <w:r w:rsidR="00262438" w:rsidDel="002C4D02">
          <w:rPr>
            <w:rFonts w:ascii="Times New Roman" w:hAnsi="Times New Roman" w:cs="Times New Roman"/>
            <w:i/>
            <w:iCs/>
            <w:sz w:val="24"/>
            <w:szCs w:val="24"/>
          </w:rPr>
          <w:delText>D. minor</w:delText>
        </w:r>
        <w:r w:rsidR="00262438" w:rsidDel="002C4D02">
          <w:rPr>
            <w:rFonts w:ascii="Times New Roman" w:hAnsi="Times New Roman" w:cs="Times New Roman"/>
            <w:sz w:val="24"/>
            <w:szCs w:val="24"/>
          </w:rPr>
          <w:delText xml:space="preserve"> males </w:delText>
        </w:r>
        <w:r w:rsidR="0003709D" w:rsidDel="002C4D02">
          <w:rPr>
            <w:rFonts w:ascii="Times New Roman" w:hAnsi="Times New Roman" w:cs="Times New Roman"/>
            <w:sz w:val="24"/>
            <w:szCs w:val="24"/>
          </w:rPr>
          <w:delText xml:space="preserve">engage in </w:delText>
        </w:r>
        <w:r w:rsidR="00262438" w:rsidDel="002C4D02">
          <w:rPr>
            <w:rFonts w:ascii="Times New Roman" w:hAnsi="Times New Roman" w:cs="Times New Roman"/>
            <w:sz w:val="24"/>
            <w:szCs w:val="24"/>
          </w:rPr>
          <w:delText>ritualized courtship routine,</w:delText>
        </w:r>
        <w:r w:rsidRPr="00E4552E" w:rsidDel="002C4D02">
          <w:rPr>
            <w:rFonts w:ascii="Times New Roman" w:hAnsi="Times New Roman" w:cs="Times New Roman"/>
            <w:sz w:val="24"/>
            <w:szCs w:val="24"/>
          </w:rPr>
          <w:delText xml:space="preserve"> </w:delText>
        </w:r>
        <w:r w:rsidR="0003709D" w:rsidDel="002C4D02">
          <w:rPr>
            <w:rFonts w:ascii="Times New Roman" w:hAnsi="Times New Roman" w:cs="Times New Roman"/>
            <w:sz w:val="24"/>
            <w:szCs w:val="24"/>
          </w:rPr>
          <w:delText>investigate</w:delText>
        </w:r>
        <w:r w:rsidRPr="00E4552E" w:rsidDel="002C4D02">
          <w:rPr>
            <w:rFonts w:ascii="Times New Roman" w:hAnsi="Times New Roman" w:cs="Times New Roman"/>
            <w:sz w:val="24"/>
            <w:szCs w:val="24"/>
          </w:rPr>
          <w:delText xml:space="preserve"> whether courtship</w:delText>
        </w:r>
        <w:r w:rsidR="0003709D" w:rsidDel="002C4D02">
          <w:rPr>
            <w:rFonts w:ascii="Times New Roman" w:hAnsi="Times New Roman" w:cs="Times New Roman"/>
            <w:sz w:val="24"/>
            <w:szCs w:val="24"/>
          </w:rPr>
          <w:delText xml:space="preserve"> behaviour</w:delText>
        </w:r>
        <w:r w:rsidRPr="00E4552E" w:rsidDel="002C4D02">
          <w:rPr>
            <w:rFonts w:ascii="Times New Roman" w:hAnsi="Times New Roman" w:cs="Times New Roman"/>
            <w:sz w:val="24"/>
            <w:szCs w:val="24"/>
          </w:rPr>
          <w:delText xml:space="preserve"> is influenced by </w:delText>
        </w:r>
        <w:r w:rsidR="0003709D" w:rsidDel="002C4D02">
          <w:rPr>
            <w:rFonts w:ascii="Times New Roman" w:hAnsi="Times New Roman" w:cs="Times New Roman"/>
            <w:sz w:val="24"/>
            <w:szCs w:val="24"/>
          </w:rPr>
          <w:delText>female mating status</w:delText>
        </w:r>
        <w:r w:rsidRPr="00E4552E" w:rsidDel="002C4D02">
          <w:rPr>
            <w:rFonts w:ascii="Times New Roman" w:hAnsi="Times New Roman" w:cs="Times New Roman"/>
            <w:sz w:val="24"/>
            <w:szCs w:val="24"/>
          </w:rPr>
          <w:delText xml:space="preserve">, and assess </w:delText>
        </w:r>
        <w:r w:rsidR="0003709D" w:rsidDel="002C4D02">
          <w:rPr>
            <w:rFonts w:ascii="Times New Roman" w:hAnsi="Times New Roman" w:cs="Times New Roman"/>
            <w:sz w:val="24"/>
            <w:szCs w:val="24"/>
          </w:rPr>
          <w:delText>the potential impact of these courtship adjustments on mating outcomes</w:delText>
        </w:r>
        <w:r w:rsidRPr="00E4552E" w:rsidDel="002C4D02">
          <w:rPr>
            <w:rFonts w:ascii="Times New Roman" w:hAnsi="Times New Roman" w:cs="Times New Roman"/>
            <w:sz w:val="24"/>
            <w:szCs w:val="24"/>
          </w:rPr>
          <w:delText xml:space="preserve">. </w:delText>
        </w:r>
        <w:r w:rsidR="0003709D" w:rsidDel="002C4D02">
          <w:rPr>
            <w:rFonts w:ascii="Times New Roman" w:hAnsi="Times New Roman" w:cs="Times New Roman"/>
            <w:sz w:val="24"/>
            <w:szCs w:val="24"/>
          </w:rPr>
          <w:delText xml:space="preserve">It is hypothesized that </w:delText>
        </w:r>
        <w:r w:rsidR="0003709D" w:rsidDel="002C4D02">
          <w:rPr>
            <w:rFonts w:ascii="Times New Roman" w:hAnsi="Times New Roman" w:cs="Times New Roman"/>
            <w:i/>
            <w:iCs/>
            <w:sz w:val="24"/>
            <w:szCs w:val="24"/>
          </w:rPr>
          <w:delText>D. minor</w:delText>
        </w:r>
        <w:r w:rsidR="0003709D" w:rsidDel="002C4D02">
          <w:rPr>
            <w:rFonts w:ascii="Times New Roman" w:hAnsi="Times New Roman" w:cs="Times New Roman"/>
            <w:sz w:val="24"/>
            <w:szCs w:val="24"/>
          </w:rPr>
          <w:delText xml:space="preserve"> males will exhibit elaborate and costly courtship patterns and behaviours during interactions with females. </w:delText>
        </w:r>
      </w:del>
      <w:del w:id="96" w:author="Chrissie Painting" w:date="2023-06-20T15:29:00Z">
        <w:r w:rsidR="0003709D" w:rsidDel="002C4D02">
          <w:rPr>
            <w:rFonts w:ascii="Times New Roman" w:hAnsi="Times New Roman" w:cs="Times New Roman"/>
            <w:sz w:val="24"/>
            <w:szCs w:val="24"/>
          </w:rPr>
          <w:delText>Additionally, it is predicted</w:delText>
        </w:r>
      </w:del>
      <w:ins w:id="97" w:author="Chrissie Painting" w:date="2023-06-20T15:29:00Z">
        <w:r w:rsidR="002C4D02">
          <w:rPr>
            <w:rFonts w:ascii="Times New Roman" w:hAnsi="Times New Roman" w:cs="Times New Roman"/>
            <w:sz w:val="24"/>
            <w:szCs w:val="24"/>
          </w:rPr>
          <w:t>We predict</w:t>
        </w:r>
      </w:ins>
      <w:r w:rsidR="0003709D">
        <w:rPr>
          <w:rFonts w:ascii="Times New Roman" w:hAnsi="Times New Roman" w:cs="Times New Roman"/>
          <w:sz w:val="24"/>
          <w:szCs w:val="24"/>
        </w:rPr>
        <w:t xml:space="preserve"> that when encountering an already mate</w:t>
      </w:r>
      <w:r w:rsidR="00D753F0">
        <w:rPr>
          <w:rFonts w:ascii="Times New Roman" w:hAnsi="Times New Roman" w:cs="Times New Roman"/>
          <w:sz w:val="24"/>
          <w:szCs w:val="24"/>
        </w:rPr>
        <w:t>d</w:t>
      </w:r>
      <w:r w:rsidR="0003709D">
        <w:rPr>
          <w:rFonts w:ascii="Times New Roman" w:hAnsi="Times New Roman" w:cs="Times New Roman"/>
          <w:sz w:val="24"/>
          <w:szCs w:val="24"/>
        </w:rPr>
        <w:t xml:space="preserve"> female, males will display shorter courtship behaviours but with distinct</w:t>
      </w:r>
      <w:ins w:id="98" w:author="Chrissie Painting" w:date="2023-06-20T15:29:00Z">
        <w:r w:rsidR="002C4D02">
          <w:rPr>
            <w:rFonts w:ascii="Times New Roman" w:hAnsi="Times New Roman" w:cs="Times New Roman"/>
            <w:sz w:val="24"/>
            <w:szCs w:val="24"/>
          </w:rPr>
          <w:t>ly different</w:t>
        </w:r>
      </w:ins>
      <w:r w:rsidR="0003709D">
        <w:rPr>
          <w:rFonts w:ascii="Times New Roman" w:hAnsi="Times New Roman" w:cs="Times New Roman"/>
          <w:sz w:val="24"/>
          <w:szCs w:val="24"/>
        </w:rPr>
        <w:t xml:space="preserve"> courtship structures</w:t>
      </w:r>
      <w:ins w:id="99" w:author="Chrissie Painting" w:date="2023-06-20T15:29:00Z">
        <w:r w:rsidR="002C4D02">
          <w:rPr>
            <w:rFonts w:ascii="Times New Roman" w:hAnsi="Times New Roman" w:cs="Times New Roman"/>
            <w:sz w:val="24"/>
            <w:szCs w:val="24"/>
          </w:rPr>
          <w:t xml:space="preserve"> compared to males courting unmated females</w:t>
        </w:r>
      </w:ins>
      <w:r w:rsidR="0003709D">
        <w:rPr>
          <w:rFonts w:ascii="Times New Roman" w:hAnsi="Times New Roman" w:cs="Times New Roman"/>
          <w:sz w:val="24"/>
          <w:szCs w:val="24"/>
        </w:rPr>
        <w:t xml:space="preserve">. </w:t>
      </w:r>
      <w:commentRangeStart w:id="100"/>
      <w:r w:rsidR="0003709D">
        <w:rPr>
          <w:rFonts w:ascii="Times New Roman" w:hAnsi="Times New Roman" w:cs="Times New Roman"/>
          <w:sz w:val="24"/>
          <w:szCs w:val="24"/>
        </w:rPr>
        <w:t xml:space="preserve">This may involve intensifying </w:t>
      </w:r>
      <w:r w:rsidR="006620BA">
        <w:rPr>
          <w:rFonts w:ascii="Times New Roman" w:hAnsi="Times New Roman" w:cs="Times New Roman"/>
          <w:sz w:val="24"/>
          <w:szCs w:val="24"/>
        </w:rPr>
        <w:t>specific communication signals as a strategic allocation of energy, spending less time on a mated female while increasing their chances of survival. Furthermore, it is anticipated that courtship interactions between males and mated females will result in fewer copulation opportunities but will provide a safer interaction for the male, with fewer aggressive attacks from the female.</w:t>
      </w:r>
      <w:r w:rsidR="0003709D">
        <w:rPr>
          <w:rFonts w:ascii="Times New Roman" w:hAnsi="Times New Roman" w:cs="Times New Roman"/>
          <w:sz w:val="24"/>
          <w:szCs w:val="24"/>
        </w:rPr>
        <w:t xml:space="preserve"> </w:t>
      </w:r>
      <w:commentRangeEnd w:id="100"/>
      <w:r w:rsidR="002C4D02">
        <w:rPr>
          <w:rStyle w:val="CommentReference"/>
        </w:rPr>
        <w:commentReference w:id="100"/>
      </w:r>
      <w:ins w:id="101" w:author="Chrissie Painting" w:date="2023-06-20T15:29:00Z">
        <w:r w:rsidR="002C4D02">
          <w:rPr>
            <w:rFonts w:ascii="Times New Roman" w:hAnsi="Times New Roman" w:cs="Times New Roman"/>
            <w:sz w:val="24"/>
            <w:szCs w:val="24"/>
          </w:rPr>
          <w:t xml:space="preserve"> </w:t>
        </w:r>
      </w:ins>
      <w:r w:rsidR="006620BA">
        <w:rPr>
          <w:rFonts w:ascii="Times New Roman" w:hAnsi="Times New Roman" w:cs="Times New Roman"/>
          <w:sz w:val="24"/>
          <w:szCs w:val="24"/>
        </w:rPr>
        <w:t xml:space="preserve">To achieve these objectives, </w:t>
      </w:r>
      <w:ins w:id="102" w:author="Chrissie Painting" w:date="2023-06-20T15:30:00Z">
        <w:r w:rsidR="002C4D02">
          <w:rPr>
            <w:rFonts w:ascii="Times New Roman" w:hAnsi="Times New Roman" w:cs="Times New Roman"/>
            <w:sz w:val="24"/>
            <w:szCs w:val="24"/>
          </w:rPr>
          <w:t>we set up laborator</w:t>
        </w:r>
      </w:ins>
      <w:ins w:id="103" w:author="Chrissie Painting" w:date="2023-06-20T15:31:00Z">
        <w:r w:rsidR="002C4D02">
          <w:rPr>
            <w:rFonts w:ascii="Times New Roman" w:hAnsi="Times New Roman" w:cs="Times New Roman"/>
            <w:sz w:val="24"/>
            <w:szCs w:val="24"/>
          </w:rPr>
          <w:t xml:space="preserve">y-based </w:t>
        </w:r>
      </w:ins>
      <w:r w:rsidR="006620BA">
        <w:rPr>
          <w:rFonts w:ascii="Times New Roman" w:hAnsi="Times New Roman" w:cs="Times New Roman"/>
          <w:sz w:val="24"/>
          <w:szCs w:val="24"/>
        </w:rPr>
        <w:t xml:space="preserve">mating </w:t>
      </w:r>
      <w:del w:id="104" w:author="Chrissie Painting" w:date="2023-06-20T15:31:00Z">
        <w:r w:rsidR="006620BA" w:rsidDel="002C4D02">
          <w:rPr>
            <w:rFonts w:ascii="Times New Roman" w:hAnsi="Times New Roman" w:cs="Times New Roman"/>
            <w:sz w:val="24"/>
            <w:szCs w:val="24"/>
          </w:rPr>
          <w:delText xml:space="preserve">experiments </w:delText>
        </w:r>
      </w:del>
      <w:ins w:id="105" w:author="Chrissie Painting" w:date="2023-06-20T15:31:00Z">
        <w:r w:rsidR="002C4D02">
          <w:rPr>
            <w:rFonts w:ascii="Times New Roman" w:hAnsi="Times New Roman" w:cs="Times New Roman"/>
            <w:sz w:val="24"/>
            <w:szCs w:val="24"/>
          </w:rPr>
          <w:t>assays</w:t>
        </w:r>
      </w:ins>
      <w:del w:id="106" w:author="Chrissie Painting" w:date="2023-06-20T15:30:00Z">
        <w:r w:rsidR="006620BA" w:rsidDel="002C4D02">
          <w:rPr>
            <w:rFonts w:ascii="Times New Roman" w:hAnsi="Times New Roman" w:cs="Times New Roman"/>
            <w:sz w:val="24"/>
            <w:szCs w:val="24"/>
          </w:rPr>
          <w:delText>will be conducted</w:delText>
        </w:r>
      </w:del>
      <w:del w:id="107" w:author="Chrissie Painting" w:date="2023-06-20T15:31:00Z">
        <w:r w:rsidR="006620BA" w:rsidDel="002C4D02">
          <w:rPr>
            <w:rFonts w:ascii="Times New Roman" w:hAnsi="Times New Roman" w:cs="Times New Roman"/>
            <w:sz w:val="24"/>
            <w:szCs w:val="24"/>
          </w:rPr>
          <w:delText xml:space="preserve"> in a laboratory setting</w:delText>
        </w:r>
      </w:del>
      <w:r w:rsidR="006620BA">
        <w:rPr>
          <w:rFonts w:ascii="Times New Roman" w:hAnsi="Times New Roman" w:cs="Times New Roman"/>
          <w:sz w:val="24"/>
          <w:szCs w:val="24"/>
        </w:rPr>
        <w:t xml:space="preserve"> using both unmated and already mated </w:t>
      </w:r>
      <w:r w:rsidR="006620BA">
        <w:rPr>
          <w:rFonts w:ascii="Times New Roman" w:hAnsi="Times New Roman" w:cs="Times New Roman"/>
          <w:i/>
          <w:iCs/>
          <w:sz w:val="24"/>
          <w:szCs w:val="24"/>
        </w:rPr>
        <w:t>D. minor</w:t>
      </w:r>
      <w:r w:rsidR="006620BA">
        <w:rPr>
          <w:rFonts w:ascii="Times New Roman" w:hAnsi="Times New Roman" w:cs="Times New Roman"/>
          <w:sz w:val="24"/>
          <w:szCs w:val="24"/>
        </w:rPr>
        <w:t xml:space="preserve"> females. </w:t>
      </w:r>
      <w:ins w:id="108" w:author="Chrissie Painting" w:date="2023-06-20T15:31:00Z">
        <w:r w:rsidR="002C4D02">
          <w:rPr>
            <w:rFonts w:ascii="Times New Roman" w:hAnsi="Times New Roman" w:cs="Times New Roman"/>
            <w:sz w:val="24"/>
            <w:szCs w:val="24"/>
          </w:rPr>
          <w:t xml:space="preserve">We first describe the fine-scale courtship behaviour of male </w:t>
        </w:r>
        <w:r w:rsidR="002C4D02">
          <w:rPr>
            <w:rFonts w:ascii="Times New Roman" w:hAnsi="Times New Roman" w:cs="Times New Roman"/>
            <w:i/>
            <w:iCs/>
            <w:sz w:val="24"/>
            <w:szCs w:val="24"/>
          </w:rPr>
          <w:t>D. minor,</w:t>
        </w:r>
      </w:ins>
      <w:ins w:id="109" w:author="Chrissie Painting" w:date="2023-06-20T15:33:00Z">
        <w:r w:rsidR="002C4D02">
          <w:rPr>
            <w:rFonts w:ascii="Times New Roman" w:hAnsi="Times New Roman" w:cs="Times New Roman"/>
            <w:i/>
            <w:iCs/>
            <w:sz w:val="24"/>
            <w:szCs w:val="24"/>
          </w:rPr>
          <w:t xml:space="preserve"> </w:t>
        </w:r>
        <w:r w:rsidR="002C4D02">
          <w:rPr>
            <w:rFonts w:ascii="Times New Roman" w:hAnsi="Times New Roman" w:cs="Times New Roman"/>
            <w:sz w:val="24"/>
            <w:szCs w:val="24"/>
          </w:rPr>
          <w:t>and then use sequential analysis and comparisons of courtship duration</w:t>
        </w:r>
      </w:ins>
      <w:ins w:id="110" w:author="Chrissie Painting" w:date="2023-06-20T15:31:00Z">
        <w:r w:rsidR="002C4D02">
          <w:rPr>
            <w:rFonts w:ascii="Times New Roman" w:hAnsi="Times New Roman" w:cs="Times New Roman"/>
            <w:i/>
            <w:iCs/>
            <w:sz w:val="24"/>
            <w:szCs w:val="24"/>
          </w:rPr>
          <w:t xml:space="preserve"> </w:t>
        </w:r>
        <w:r w:rsidR="002C4D02">
          <w:rPr>
            <w:rFonts w:ascii="Times New Roman" w:hAnsi="Times New Roman" w:cs="Times New Roman"/>
            <w:sz w:val="24"/>
            <w:szCs w:val="24"/>
          </w:rPr>
          <w:t xml:space="preserve">to allow us to </w:t>
        </w:r>
      </w:ins>
      <w:del w:id="111" w:author="Chrissie Painting" w:date="2023-06-20T15:31:00Z">
        <w:r w:rsidR="006620BA" w:rsidDel="002C4D02">
          <w:rPr>
            <w:rFonts w:ascii="Times New Roman" w:hAnsi="Times New Roman" w:cs="Times New Roman"/>
            <w:sz w:val="24"/>
            <w:szCs w:val="24"/>
          </w:rPr>
          <w:delText xml:space="preserve">Courtship behaviours exhibited by males during the trials will be described and scored to provide a first complete ethogram of </w:delText>
        </w:r>
        <w:r w:rsidR="006620BA" w:rsidDel="002C4D02">
          <w:rPr>
            <w:rFonts w:ascii="Times New Roman" w:hAnsi="Times New Roman" w:cs="Times New Roman"/>
            <w:i/>
            <w:iCs/>
            <w:sz w:val="24"/>
            <w:szCs w:val="24"/>
          </w:rPr>
          <w:delText>D. minor</w:delText>
        </w:r>
        <w:r w:rsidR="006620BA" w:rsidDel="002C4D02">
          <w:rPr>
            <w:rFonts w:ascii="Times New Roman" w:hAnsi="Times New Roman" w:cs="Times New Roman"/>
            <w:sz w:val="24"/>
            <w:szCs w:val="24"/>
          </w:rPr>
          <w:delText xml:space="preserve"> reproductive behaviours. This ethogram will serve to</w:delText>
        </w:r>
      </w:del>
      <w:r w:rsidR="006620BA">
        <w:rPr>
          <w:rFonts w:ascii="Times New Roman" w:hAnsi="Times New Roman" w:cs="Times New Roman"/>
          <w:sz w:val="24"/>
          <w:szCs w:val="24"/>
        </w:rPr>
        <w:t xml:space="preserve"> compare courtship investment </w:t>
      </w:r>
      <w:r w:rsidR="006620BA">
        <w:rPr>
          <w:rFonts w:ascii="Times New Roman" w:hAnsi="Times New Roman" w:cs="Times New Roman"/>
          <w:sz w:val="24"/>
          <w:szCs w:val="24"/>
        </w:rPr>
        <w:lastRenderedPageBreak/>
        <w:t xml:space="preserve">and </w:t>
      </w:r>
      <w:del w:id="112" w:author="Chrissie Painting" w:date="2023-06-20T15:32:00Z">
        <w:r w:rsidR="006620BA" w:rsidDel="002C4D02">
          <w:rPr>
            <w:rFonts w:ascii="Times New Roman" w:hAnsi="Times New Roman" w:cs="Times New Roman"/>
            <w:sz w:val="24"/>
            <w:szCs w:val="24"/>
          </w:rPr>
          <w:delText xml:space="preserve">communication </w:delText>
        </w:r>
      </w:del>
      <w:ins w:id="113" w:author="Chrissie Painting" w:date="2023-06-20T15:32:00Z">
        <w:r w:rsidR="002C4D02">
          <w:rPr>
            <w:rFonts w:ascii="Times New Roman" w:hAnsi="Times New Roman" w:cs="Times New Roman"/>
            <w:sz w:val="24"/>
            <w:szCs w:val="24"/>
          </w:rPr>
          <w:t xml:space="preserve">structure </w:t>
        </w:r>
      </w:ins>
      <w:r w:rsidR="006620BA">
        <w:rPr>
          <w:rFonts w:ascii="Times New Roman" w:hAnsi="Times New Roman" w:cs="Times New Roman"/>
          <w:sz w:val="24"/>
          <w:szCs w:val="24"/>
        </w:rPr>
        <w:t>between the two</w:t>
      </w:r>
      <w:del w:id="114" w:author="Chrissie Painting" w:date="2023-06-20T15:32:00Z">
        <w:r w:rsidR="006620BA" w:rsidDel="002C4D02">
          <w:rPr>
            <w:rFonts w:ascii="Times New Roman" w:hAnsi="Times New Roman" w:cs="Times New Roman"/>
            <w:sz w:val="24"/>
            <w:szCs w:val="24"/>
          </w:rPr>
          <w:delText xml:space="preserve"> </w:delText>
        </w:r>
      </w:del>
      <w:ins w:id="115" w:author="Chrissie Painting" w:date="2023-06-20T15:32:00Z">
        <w:r w:rsidR="002C4D02">
          <w:rPr>
            <w:rFonts w:ascii="Times New Roman" w:hAnsi="Times New Roman" w:cs="Times New Roman"/>
            <w:sz w:val="24"/>
            <w:szCs w:val="24"/>
          </w:rPr>
          <w:t xml:space="preserve"> experimental  female </w:t>
        </w:r>
      </w:ins>
      <w:r w:rsidR="006620BA">
        <w:rPr>
          <w:rFonts w:ascii="Times New Roman" w:hAnsi="Times New Roman" w:cs="Times New Roman"/>
          <w:sz w:val="24"/>
          <w:szCs w:val="24"/>
        </w:rPr>
        <w:t xml:space="preserve">groups. </w:t>
      </w:r>
      <w:del w:id="116" w:author="Chrissie Painting" w:date="2023-06-20T15:34:00Z">
        <w:r w:rsidR="006620BA" w:rsidDel="002C4D02">
          <w:rPr>
            <w:rFonts w:ascii="Times New Roman" w:hAnsi="Times New Roman" w:cs="Times New Roman"/>
            <w:sz w:val="24"/>
            <w:szCs w:val="24"/>
          </w:rPr>
          <w:delText>Sequential analysis will be employed to compare the duration and structure of courtship behaviours. Finally, the outcomes of the mating trials will be compared between the female mating status.</w:delText>
        </w:r>
      </w:del>
    </w:p>
    <w:p w14:paraId="3E04EF14" w14:textId="77777777" w:rsidR="00083FAE" w:rsidRPr="00E4552E" w:rsidRDefault="00083FAE" w:rsidP="00262438">
      <w:pPr>
        <w:pStyle w:val="NoSpacing"/>
        <w:spacing w:line="360" w:lineRule="auto"/>
        <w:ind w:firstLine="720"/>
        <w:jc w:val="both"/>
        <w:rPr>
          <w:rFonts w:ascii="Times New Roman" w:hAnsi="Times New Roman" w:cs="Times New Roman"/>
          <w:sz w:val="24"/>
          <w:szCs w:val="24"/>
        </w:rPr>
      </w:pPr>
    </w:p>
    <w:p w14:paraId="38B28198" w14:textId="5B612EAA" w:rsidR="00464BC4" w:rsidRPr="00166F4C" w:rsidRDefault="00166F4C" w:rsidP="00E4552E">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MATERIAL AND METHODS</w:t>
      </w:r>
    </w:p>
    <w:p w14:paraId="7C81D7C3" w14:textId="60783691" w:rsidR="00166F4C" w:rsidRDefault="00BD7F27" w:rsidP="00166F4C">
      <w:pPr>
        <w:pStyle w:val="NoSpacing"/>
        <w:spacing w:line="360" w:lineRule="auto"/>
        <w:jc w:val="both"/>
        <w:rPr>
          <w:rFonts w:ascii="Times New Roman" w:hAnsi="Times New Roman" w:cs="Times New Roman"/>
          <w:sz w:val="24"/>
          <w:szCs w:val="24"/>
        </w:rPr>
      </w:pPr>
      <w:r w:rsidRPr="00083FAE">
        <w:rPr>
          <w:rFonts w:ascii="Times New Roman" w:hAnsi="Times New Roman" w:cs="Times New Roman"/>
          <w:b/>
          <w:bCs/>
          <w:sz w:val="24"/>
          <w:szCs w:val="24"/>
        </w:rPr>
        <w:t>Spider collection and maintenance</w:t>
      </w:r>
      <w:r w:rsidRPr="00E4552E">
        <w:rPr>
          <w:rFonts w:ascii="Times New Roman" w:hAnsi="Times New Roman" w:cs="Times New Roman"/>
          <w:sz w:val="24"/>
          <w:szCs w:val="24"/>
        </w:rPr>
        <w:t xml:space="preserve"> </w:t>
      </w:r>
    </w:p>
    <w:p w14:paraId="1BDEA99A" w14:textId="052550C2" w:rsidR="00D6367E" w:rsidRDefault="00000000" w:rsidP="00F75FA4">
      <w:pPr>
        <w:pStyle w:val="NoSpacing"/>
        <w:spacing w:line="360" w:lineRule="auto"/>
        <w:jc w:val="both"/>
        <w:rPr>
          <w:rFonts w:ascii="Times New Roman" w:hAnsi="Times New Roman" w:cs="Times New Roman"/>
          <w:sz w:val="24"/>
          <w:szCs w:val="24"/>
        </w:rPr>
      </w:pPr>
      <w:r w:rsidRPr="00E4552E">
        <w:rPr>
          <w:rFonts w:ascii="Times New Roman" w:hAnsi="Times New Roman" w:cs="Times New Roman"/>
          <w:sz w:val="24"/>
          <w:szCs w:val="24"/>
        </w:rPr>
        <w:t xml:space="preserve">All </w:t>
      </w:r>
      <w:r w:rsidRPr="00E4552E">
        <w:rPr>
          <w:rFonts w:ascii="Times New Roman" w:hAnsi="Times New Roman" w:cs="Times New Roman"/>
          <w:i/>
          <w:sz w:val="24"/>
          <w:szCs w:val="24"/>
        </w:rPr>
        <w:t>D. minor</w:t>
      </w:r>
      <w:r w:rsidRPr="00E4552E">
        <w:rPr>
          <w:rFonts w:ascii="Times New Roman" w:hAnsi="Times New Roman" w:cs="Times New Roman"/>
          <w:sz w:val="24"/>
          <w:szCs w:val="24"/>
        </w:rPr>
        <w:t xml:space="preserve"> individuals </w:t>
      </w:r>
      <w:ins w:id="117" w:author="Chrissie Painting" w:date="2023-06-20T15:37:00Z">
        <w:r w:rsidR="001251FC">
          <w:rPr>
            <w:rFonts w:ascii="Times New Roman" w:hAnsi="Times New Roman" w:cs="Times New Roman"/>
            <w:sz w:val="24"/>
            <w:szCs w:val="24"/>
          </w:rPr>
          <w:t xml:space="preserve">(N = 393) </w:t>
        </w:r>
      </w:ins>
      <w:r w:rsidRPr="00E4552E">
        <w:rPr>
          <w:rFonts w:ascii="Times New Roman" w:hAnsi="Times New Roman" w:cs="Times New Roman"/>
          <w:sz w:val="24"/>
          <w:szCs w:val="24"/>
        </w:rPr>
        <w:t xml:space="preserve">were collected in the field </w:t>
      </w:r>
      <w:del w:id="118" w:author="Chrissie Painting" w:date="2023-06-20T15:37:00Z">
        <w:r w:rsidRPr="00E4552E" w:rsidDel="001251FC">
          <w:rPr>
            <w:rFonts w:ascii="Times New Roman" w:hAnsi="Times New Roman" w:cs="Times New Roman"/>
            <w:sz w:val="24"/>
            <w:szCs w:val="24"/>
          </w:rPr>
          <w:delText xml:space="preserve">by </w:delText>
        </w:r>
        <w:commentRangeStart w:id="119"/>
        <w:r w:rsidRPr="00E4552E" w:rsidDel="001251FC">
          <w:rPr>
            <w:rFonts w:ascii="Times New Roman" w:hAnsi="Times New Roman" w:cs="Times New Roman"/>
            <w:sz w:val="24"/>
            <w:szCs w:val="24"/>
          </w:rPr>
          <w:delText xml:space="preserve">Simon J. Connolly as part of his PhD </w:delText>
        </w:r>
        <w:commentRangeEnd w:id="119"/>
        <w:r w:rsidR="001251FC" w:rsidDel="001251FC">
          <w:rPr>
            <w:rStyle w:val="CommentReference"/>
          </w:rPr>
          <w:commentReference w:id="119"/>
        </w:r>
        <w:r w:rsidRPr="00E4552E" w:rsidDel="001251FC">
          <w:rPr>
            <w:rFonts w:ascii="Times New Roman" w:hAnsi="Times New Roman" w:cs="Times New Roman"/>
            <w:sz w:val="24"/>
            <w:szCs w:val="24"/>
          </w:rPr>
          <w:delText>research. A total of 393 individuals were gathered in</w:delText>
        </w:r>
      </w:del>
      <w:ins w:id="120" w:author="Chrissie Painting" w:date="2023-06-20T15:37:00Z">
        <w:r w:rsidR="001251FC">
          <w:rPr>
            <w:rFonts w:ascii="Times New Roman" w:hAnsi="Times New Roman" w:cs="Times New Roman"/>
            <w:sz w:val="24"/>
            <w:szCs w:val="24"/>
          </w:rPr>
          <w:t>from</w:t>
        </w:r>
      </w:ins>
      <w:r w:rsidRPr="00E4552E">
        <w:rPr>
          <w:rFonts w:ascii="Times New Roman" w:hAnsi="Times New Roman" w:cs="Times New Roman"/>
          <w:sz w:val="24"/>
          <w:szCs w:val="24"/>
        </w:rPr>
        <w:t xml:space="preserve"> several near-water habitats </w:t>
      </w:r>
      <w:r w:rsidR="00D6367E">
        <w:rPr>
          <w:rFonts w:ascii="Times New Roman" w:hAnsi="Times New Roman" w:cs="Times New Roman"/>
          <w:sz w:val="24"/>
          <w:szCs w:val="24"/>
        </w:rPr>
        <w:t>at Ashley Gorge, Port Hills and Eyre River in the Canterbury regions and</w:t>
      </w:r>
      <w:ins w:id="121" w:author="Chrissie Painting" w:date="2023-06-20T15:37:00Z">
        <w:r w:rsidR="001251FC">
          <w:rPr>
            <w:rFonts w:ascii="Times New Roman" w:hAnsi="Times New Roman" w:cs="Times New Roman"/>
            <w:sz w:val="24"/>
            <w:szCs w:val="24"/>
          </w:rPr>
          <w:t xml:space="preserve"> at</w:t>
        </w:r>
      </w:ins>
      <w:r w:rsidR="00D6367E">
        <w:rPr>
          <w:rFonts w:ascii="Times New Roman" w:hAnsi="Times New Roman" w:cs="Times New Roman"/>
          <w:sz w:val="24"/>
          <w:szCs w:val="24"/>
        </w:rPr>
        <w:t xml:space="preserve"> the campus of the University of Waikato, Hammond Park and Braithwaite Park in the city of Hamilton (New Zealand). </w:t>
      </w:r>
      <w:r w:rsidRPr="00E4552E">
        <w:rPr>
          <w:rFonts w:ascii="Times New Roman" w:hAnsi="Times New Roman" w:cs="Times New Roman"/>
          <w:sz w:val="24"/>
          <w:szCs w:val="24"/>
        </w:rPr>
        <w:t xml:space="preserve">The collection of individuals was performed between </w:t>
      </w:r>
      <w:del w:id="122" w:author="Chrissie Painting" w:date="2023-06-20T15:37:00Z">
        <w:r w:rsidRPr="00E4552E" w:rsidDel="001251FC">
          <w:rPr>
            <w:rFonts w:ascii="Times New Roman" w:hAnsi="Times New Roman" w:cs="Times New Roman"/>
            <w:sz w:val="24"/>
            <w:szCs w:val="24"/>
          </w:rPr>
          <w:delText>21</w:delText>
        </w:r>
        <w:r w:rsidR="009E6D76" w:rsidDel="001251FC">
          <w:rPr>
            <w:rFonts w:ascii="Times New Roman" w:hAnsi="Times New Roman" w:cs="Times New Roman"/>
            <w:sz w:val="24"/>
            <w:szCs w:val="24"/>
          </w:rPr>
          <w:delText>-</w:delText>
        </w:r>
        <w:r w:rsidRPr="00E4552E" w:rsidDel="001251FC">
          <w:rPr>
            <w:rFonts w:ascii="Times New Roman" w:hAnsi="Times New Roman" w:cs="Times New Roman"/>
            <w:sz w:val="24"/>
            <w:szCs w:val="24"/>
          </w:rPr>
          <w:delText>09</w:delText>
        </w:r>
        <w:r w:rsidR="009E6D76" w:rsidDel="001251FC">
          <w:rPr>
            <w:rFonts w:ascii="Times New Roman" w:hAnsi="Times New Roman" w:cs="Times New Roman"/>
            <w:sz w:val="24"/>
            <w:szCs w:val="24"/>
          </w:rPr>
          <w:delText>-</w:delText>
        </w:r>
        <w:r w:rsidRPr="00E4552E" w:rsidDel="001251FC">
          <w:rPr>
            <w:rFonts w:ascii="Times New Roman" w:hAnsi="Times New Roman" w:cs="Times New Roman"/>
            <w:sz w:val="24"/>
            <w:szCs w:val="24"/>
          </w:rPr>
          <w:delText>2020</w:delText>
        </w:r>
      </w:del>
      <w:ins w:id="123" w:author="Chrissie Painting" w:date="2023-06-20T15:37:00Z">
        <w:r w:rsidR="001251FC">
          <w:rPr>
            <w:rFonts w:ascii="Times New Roman" w:hAnsi="Times New Roman" w:cs="Times New Roman"/>
            <w:sz w:val="24"/>
            <w:szCs w:val="24"/>
          </w:rPr>
          <w:t>Septembe</w:t>
        </w:r>
      </w:ins>
      <w:ins w:id="124" w:author="Chrissie Painting" w:date="2023-06-20T15:38:00Z">
        <w:r w:rsidR="001251FC">
          <w:rPr>
            <w:rFonts w:ascii="Times New Roman" w:hAnsi="Times New Roman" w:cs="Times New Roman"/>
            <w:sz w:val="24"/>
            <w:szCs w:val="24"/>
          </w:rPr>
          <w:t>r 2020</w:t>
        </w:r>
      </w:ins>
      <w:r w:rsidRPr="00E4552E">
        <w:rPr>
          <w:rFonts w:ascii="Times New Roman" w:hAnsi="Times New Roman" w:cs="Times New Roman"/>
          <w:sz w:val="24"/>
          <w:szCs w:val="24"/>
        </w:rPr>
        <w:t xml:space="preserve"> and </w:t>
      </w:r>
      <w:del w:id="125" w:author="Chrissie Painting" w:date="2023-06-20T15:38:00Z">
        <w:r w:rsidRPr="00E4552E" w:rsidDel="001251FC">
          <w:rPr>
            <w:rFonts w:ascii="Times New Roman" w:hAnsi="Times New Roman" w:cs="Times New Roman"/>
            <w:sz w:val="24"/>
            <w:szCs w:val="24"/>
          </w:rPr>
          <w:delText>24</w:delText>
        </w:r>
        <w:r w:rsidR="009E6D76" w:rsidDel="001251FC">
          <w:rPr>
            <w:rFonts w:ascii="Times New Roman" w:hAnsi="Times New Roman" w:cs="Times New Roman"/>
            <w:sz w:val="24"/>
            <w:szCs w:val="24"/>
          </w:rPr>
          <w:delText>-</w:delText>
        </w:r>
        <w:r w:rsidRPr="00E4552E" w:rsidDel="001251FC">
          <w:rPr>
            <w:rFonts w:ascii="Times New Roman" w:hAnsi="Times New Roman" w:cs="Times New Roman"/>
            <w:sz w:val="24"/>
            <w:szCs w:val="24"/>
          </w:rPr>
          <w:delText>04</w:delText>
        </w:r>
        <w:r w:rsidR="009E6D76" w:rsidDel="001251FC">
          <w:rPr>
            <w:rFonts w:ascii="Times New Roman" w:hAnsi="Times New Roman" w:cs="Times New Roman"/>
            <w:sz w:val="24"/>
            <w:szCs w:val="24"/>
          </w:rPr>
          <w:delText>-</w:delText>
        </w:r>
        <w:r w:rsidRPr="00E4552E" w:rsidDel="001251FC">
          <w:rPr>
            <w:rFonts w:ascii="Times New Roman" w:hAnsi="Times New Roman" w:cs="Times New Roman"/>
            <w:sz w:val="24"/>
            <w:szCs w:val="24"/>
          </w:rPr>
          <w:delText>2021</w:delText>
        </w:r>
      </w:del>
      <w:ins w:id="126" w:author="Chrissie Painting" w:date="2023-06-20T15:38:00Z">
        <w:r w:rsidR="001251FC">
          <w:rPr>
            <w:rFonts w:ascii="Times New Roman" w:hAnsi="Times New Roman" w:cs="Times New Roman"/>
            <w:sz w:val="24"/>
            <w:szCs w:val="24"/>
          </w:rPr>
          <w:t>April 2021</w:t>
        </w:r>
      </w:ins>
      <w:r w:rsidRPr="00E4552E">
        <w:rPr>
          <w:rFonts w:ascii="Times New Roman" w:hAnsi="Times New Roman" w:cs="Times New Roman"/>
          <w:sz w:val="24"/>
          <w:szCs w:val="24"/>
        </w:rPr>
        <w:t>, corresponding to the summer season and the spider’s primary period of activity. Fieldwork was conducted exclusively at night, as individuals were more active and easily located with a head torch, due to the light reflection of their eyes. All collected individuals were brought back to the Invertebrate Behavioural Ecology Lab (</w:t>
      </w:r>
      <w:ins w:id="127" w:author="Chrissie Painting" w:date="2023-06-20T15:38:00Z">
        <w:r w:rsidR="001251FC">
          <w:rPr>
            <w:rFonts w:ascii="Times New Roman" w:hAnsi="Times New Roman" w:cs="Times New Roman"/>
            <w:sz w:val="24"/>
            <w:szCs w:val="24"/>
          </w:rPr>
          <w:t xml:space="preserve">University of </w:t>
        </w:r>
      </w:ins>
      <w:r w:rsidRPr="00E4552E">
        <w:rPr>
          <w:rFonts w:ascii="Times New Roman" w:hAnsi="Times New Roman" w:cs="Times New Roman"/>
          <w:sz w:val="24"/>
          <w:szCs w:val="24"/>
        </w:rPr>
        <w:t>Waikato</w:t>
      </w:r>
      <w:del w:id="128" w:author="Chrissie Painting" w:date="2023-06-20T15:38:00Z">
        <w:r w:rsidRPr="00E4552E" w:rsidDel="001251FC">
          <w:rPr>
            <w:rFonts w:ascii="Times New Roman" w:hAnsi="Times New Roman" w:cs="Times New Roman"/>
            <w:sz w:val="24"/>
            <w:szCs w:val="24"/>
          </w:rPr>
          <w:delText xml:space="preserve"> University</w:delText>
        </w:r>
      </w:del>
      <w:r w:rsidRPr="00E4552E">
        <w:rPr>
          <w:rFonts w:ascii="Times New Roman" w:hAnsi="Times New Roman" w:cs="Times New Roman"/>
          <w:sz w:val="24"/>
          <w:szCs w:val="24"/>
        </w:rPr>
        <w:t>, Hamilton, New Zealand) where their developmental state was assessed. Only juvenile and penultimate (</w:t>
      </w:r>
      <w:proofErr w:type="gramStart"/>
      <w:r w:rsidRPr="00E4552E">
        <w:rPr>
          <w:rFonts w:ascii="Times New Roman" w:hAnsi="Times New Roman" w:cs="Times New Roman"/>
          <w:i/>
          <w:sz w:val="24"/>
          <w:szCs w:val="24"/>
        </w:rPr>
        <w:t>i.e.</w:t>
      </w:r>
      <w:proofErr w:type="gramEnd"/>
      <w:r w:rsidRPr="00E4552E">
        <w:rPr>
          <w:rFonts w:ascii="Times New Roman" w:hAnsi="Times New Roman" w:cs="Times New Roman"/>
          <w:sz w:val="24"/>
          <w:szCs w:val="24"/>
        </w:rPr>
        <w:t xml:space="preserve"> one moult from maturity) males and females were kept for mating experiments to ensure that all individuals had not already mated before being collected. Spiders were then individually raised to maturity in 150 mm x 95 mm x 60 mm plastic containers with access to a </w:t>
      </w:r>
      <w:r w:rsidR="00BA3685">
        <w:rPr>
          <w:rFonts w:ascii="Times New Roman" w:hAnsi="Times New Roman" w:cs="Times New Roman"/>
          <w:sz w:val="24"/>
          <w:szCs w:val="24"/>
        </w:rPr>
        <w:t>wet cotton</w:t>
      </w:r>
      <w:r w:rsidRPr="00E4552E">
        <w:rPr>
          <w:rFonts w:ascii="Times New Roman" w:hAnsi="Times New Roman" w:cs="Times New Roman"/>
          <w:sz w:val="24"/>
          <w:szCs w:val="24"/>
        </w:rPr>
        <w:t xml:space="preserve"> and a piece of egg carton as an enrichment device. Individuals were fed twice weekly with live crickets and plastic containers were cleaned out weekly to prevent mould formation and waste accumulation.</w:t>
      </w:r>
    </w:p>
    <w:p w14:paraId="637B1BB8" w14:textId="77777777" w:rsidR="003B4402" w:rsidRPr="00E4552E" w:rsidRDefault="003B4402" w:rsidP="00F75FA4">
      <w:pPr>
        <w:pStyle w:val="NoSpacing"/>
        <w:spacing w:line="360" w:lineRule="auto"/>
        <w:jc w:val="both"/>
        <w:rPr>
          <w:rFonts w:ascii="Times New Roman" w:hAnsi="Times New Roman" w:cs="Times New Roman"/>
          <w:sz w:val="24"/>
          <w:szCs w:val="24"/>
        </w:rPr>
      </w:pPr>
    </w:p>
    <w:p w14:paraId="0E0342BF" w14:textId="6848F8C1" w:rsidR="00166F4C" w:rsidRPr="00166F4C" w:rsidRDefault="00166F4C" w:rsidP="00E4552E">
      <w:pPr>
        <w:pStyle w:val="NoSpacing"/>
        <w:spacing w:line="360" w:lineRule="auto"/>
        <w:jc w:val="both"/>
        <w:rPr>
          <w:rFonts w:ascii="Times New Roman" w:hAnsi="Times New Roman" w:cs="Times New Roman"/>
          <w:b/>
          <w:bCs/>
          <w:sz w:val="24"/>
          <w:szCs w:val="24"/>
        </w:rPr>
      </w:pPr>
      <w:r w:rsidRPr="00166F4C">
        <w:rPr>
          <w:rFonts w:ascii="Times New Roman" w:hAnsi="Times New Roman" w:cs="Times New Roman"/>
          <w:b/>
          <w:bCs/>
          <w:sz w:val="24"/>
          <w:szCs w:val="24"/>
        </w:rPr>
        <w:t xml:space="preserve">Mating </w:t>
      </w:r>
      <w:r>
        <w:rPr>
          <w:rFonts w:ascii="Times New Roman" w:hAnsi="Times New Roman" w:cs="Times New Roman"/>
          <w:b/>
          <w:bCs/>
          <w:sz w:val="24"/>
          <w:szCs w:val="24"/>
        </w:rPr>
        <w:t>experiments</w:t>
      </w:r>
    </w:p>
    <w:p w14:paraId="4B201015" w14:textId="2BFC8627" w:rsidR="00464BC4" w:rsidRPr="00E4552E" w:rsidRDefault="00000000" w:rsidP="00E4552E">
      <w:pPr>
        <w:pStyle w:val="NoSpacing"/>
        <w:spacing w:line="360" w:lineRule="auto"/>
        <w:jc w:val="both"/>
        <w:rPr>
          <w:rFonts w:ascii="Times New Roman" w:hAnsi="Times New Roman" w:cs="Times New Roman"/>
          <w:sz w:val="24"/>
          <w:szCs w:val="24"/>
        </w:rPr>
      </w:pPr>
      <w:r w:rsidRPr="00E4552E">
        <w:rPr>
          <w:rFonts w:ascii="Times New Roman" w:hAnsi="Times New Roman" w:cs="Times New Roman"/>
          <w:sz w:val="24"/>
          <w:szCs w:val="24"/>
        </w:rPr>
        <w:t xml:space="preserve">Laboratory mating </w:t>
      </w:r>
      <w:del w:id="129" w:author="Chrissie Painting" w:date="2023-06-20T15:41:00Z">
        <w:r w:rsidRPr="00E4552E" w:rsidDel="001251FC">
          <w:rPr>
            <w:rFonts w:ascii="Times New Roman" w:hAnsi="Times New Roman" w:cs="Times New Roman"/>
            <w:sz w:val="24"/>
            <w:szCs w:val="24"/>
          </w:rPr>
          <w:delText xml:space="preserve">experiments </w:delText>
        </w:r>
      </w:del>
      <w:ins w:id="130" w:author="Chrissie Painting" w:date="2023-06-20T15:41:00Z">
        <w:r w:rsidR="001251FC">
          <w:rPr>
            <w:rFonts w:ascii="Times New Roman" w:hAnsi="Times New Roman" w:cs="Times New Roman"/>
            <w:sz w:val="24"/>
            <w:szCs w:val="24"/>
          </w:rPr>
          <w:t>assays</w:t>
        </w:r>
        <w:r w:rsidR="001251FC" w:rsidRPr="00E4552E">
          <w:rPr>
            <w:rFonts w:ascii="Times New Roman" w:hAnsi="Times New Roman" w:cs="Times New Roman"/>
            <w:sz w:val="24"/>
            <w:szCs w:val="24"/>
          </w:rPr>
          <w:t xml:space="preserve"> </w:t>
        </w:r>
      </w:ins>
      <w:r w:rsidRPr="00E4552E">
        <w:rPr>
          <w:rFonts w:ascii="Times New Roman" w:hAnsi="Times New Roman" w:cs="Times New Roman"/>
          <w:sz w:val="24"/>
          <w:szCs w:val="24"/>
        </w:rPr>
        <w:t xml:space="preserve">between mature individuals were performed </w:t>
      </w:r>
      <w:del w:id="131" w:author="Chrissie Painting" w:date="2023-06-20T15:41:00Z">
        <w:r w:rsidRPr="00E4552E" w:rsidDel="001251FC">
          <w:rPr>
            <w:rFonts w:ascii="Times New Roman" w:hAnsi="Times New Roman" w:cs="Times New Roman"/>
            <w:sz w:val="24"/>
            <w:szCs w:val="24"/>
          </w:rPr>
          <w:delText xml:space="preserve">by Simon J. Connolly </w:delText>
        </w:r>
      </w:del>
      <w:r w:rsidRPr="00E4552E">
        <w:rPr>
          <w:rFonts w:ascii="Times New Roman" w:hAnsi="Times New Roman" w:cs="Times New Roman"/>
          <w:sz w:val="24"/>
          <w:szCs w:val="24"/>
        </w:rPr>
        <w:t xml:space="preserve">between </w:t>
      </w:r>
      <w:del w:id="132" w:author="Chrissie Painting" w:date="2023-06-20T15:41:00Z">
        <w:r w:rsidRPr="00E4552E" w:rsidDel="001251FC">
          <w:rPr>
            <w:rFonts w:ascii="Times New Roman" w:hAnsi="Times New Roman" w:cs="Times New Roman"/>
            <w:sz w:val="24"/>
            <w:szCs w:val="24"/>
          </w:rPr>
          <w:delText>17</w:delText>
        </w:r>
        <w:r w:rsidR="00854702" w:rsidDel="001251FC">
          <w:rPr>
            <w:rFonts w:ascii="Times New Roman" w:hAnsi="Times New Roman" w:cs="Times New Roman"/>
            <w:sz w:val="24"/>
            <w:szCs w:val="24"/>
          </w:rPr>
          <w:delText>-</w:delText>
        </w:r>
        <w:r w:rsidRPr="00E4552E" w:rsidDel="001251FC">
          <w:rPr>
            <w:rFonts w:ascii="Times New Roman" w:hAnsi="Times New Roman" w:cs="Times New Roman"/>
            <w:sz w:val="24"/>
            <w:szCs w:val="24"/>
          </w:rPr>
          <w:delText>03</w:delText>
        </w:r>
        <w:r w:rsidR="00854702" w:rsidDel="001251FC">
          <w:rPr>
            <w:rFonts w:ascii="Times New Roman" w:hAnsi="Times New Roman" w:cs="Times New Roman"/>
            <w:sz w:val="24"/>
            <w:szCs w:val="24"/>
          </w:rPr>
          <w:delText>-</w:delText>
        </w:r>
        <w:r w:rsidRPr="00E4552E" w:rsidDel="001251FC">
          <w:rPr>
            <w:rFonts w:ascii="Times New Roman" w:hAnsi="Times New Roman" w:cs="Times New Roman"/>
            <w:sz w:val="24"/>
            <w:szCs w:val="24"/>
          </w:rPr>
          <w:delText>2021</w:delText>
        </w:r>
      </w:del>
      <w:ins w:id="133" w:author="Chrissie Painting" w:date="2023-06-20T15:41:00Z">
        <w:r w:rsidR="001251FC">
          <w:rPr>
            <w:rFonts w:ascii="Times New Roman" w:hAnsi="Times New Roman" w:cs="Times New Roman"/>
            <w:sz w:val="24"/>
            <w:szCs w:val="24"/>
          </w:rPr>
          <w:t>March</w:t>
        </w:r>
      </w:ins>
      <w:r w:rsidRPr="00E4552E">
        <w:rPr>
          <w:rFonts w:ascii="Times New Roman" w:hAnsi="Times New Roman" w:cs="Times New Roman"/>
          <w:sz w:val="24"/>
          <w:szCs w:val="24"/>
        </w:rPr>
        <w:t xml:space="preserve"> and </w:t>
      </w:r>
      <w:del w:id="134" w:author="Chrissie Painting" w:date="2023-06-20T15:41:00Z">
        <w:r w:rsidRPr="00E4552E" w:rsidDel="001251FC">
          <w:rPr>
            <w:rFonts w:ascii="Times New Roman" w:hAnsi="Times New Roman" w:cs="Times New Roman"/>
            <w:sz w:val="24"/>
            <w:szCs w:val="24"/>
          </w:rPr>
          <w:delText>08</w:delText>
        </w:r>
        <w:r w:rsidR="00854702" w:rsidDel="001251FC">
          <w:rPr>
            <w:rFonts w:ascii="Times New Roman" w:hAnsi="Times New Roman" w:cs="Times New Roman"/>
            <w:sz w:val="24"/>
            <w:szCs w:val="24"/>
          </w:rPr>
          <w:delText>-</w:delText>
        </w:r>
        <w:r w:rsidRPr="00E4552E" w:rsidDel="001251FC">
          <w:rPr>
            <w:rFonts w:ascii="Times New Roman" w:hAnsi="Times New Roman" w:cs="Times New Roman"/>
            <w:sz w:val="24"/>
            <w:szCs w:val="24"/>
          </w:rPr>
          <w:delText>08</w:delText>
        </w:r>
        <w:r w:rsidR="00854702" w:rsidDel="001251FC">
          <w:rPr>
            <w:rFonts w:ascii="Times New Roman" w:hAnsi="Times New Roman" w:cs="Times New Roman"/>
            <w:sz w:val="24"/>
            <w:szCs w:val="24"/>
          </w:rPr>
          <w:delText>-</w:delText>
        </w:r>
        <w:r w:rsidRPr="00E4552E" w:rsidDel="001251FC">
          <w:rPr>
            <w:rFonts w:ascii="Times New Roman" w:hAnsi="Times New Roman" w:cs="Times New Roman"/>
            <w:sz w:val="24"/>
            <w:szCs w:val="24"/>
          </w:rPr>
          <w:delText>2021</w:delText>
        </w:r>
      </w:del>
      <w:ins w:id="135" w:author="Chrissie Painting" w:date="2023-06-20T15:41:00Z">
        <w:r w:rsidR="001251FC">
          <w:rPr>
            <w:rFonts w:ascii="Times New Roman" w:hAnsi="Times New Roman" w:cs="Times New Roman"/>
            <w:sz w:val="24"/>
            <w:szCs w:val="24"/>
          </w:rPr>
          <w:t>August 2021</w:t>
        </w:r>
      </w:ins>
      <w:r w:rsidRPr="00E4552E">
        <w:rPr>
          <w:rFonts w:ascii="Times New Roman" w:hAnsi="Times New Roman" w:cs="Times New Roman"/>
          <w:sz w:val="24"/>
          <w:szCs w:val="24"/>
        </w:rPr>
        <w:t xml:space="preserve">. Trials were conducted in 265 mm x 235 mm x 120 mm plastic containers with a mesh roof and wall on one side to serve as climbing support. Females were all fed the day before the </w:t>
      </w:r>
      <w:del w:id="136" w:author="Chrissie Painting" w:date="2023-06-20T15:41:00Z">
        <w:r w:rsidRPr="00E4552E" w:rsidDel="001251FC">
          <w:rPr>
            <w:rFonts w:ascii="Times New Roman" w:hAnsi="Times New Roman" w:cs="Times New Roman"/>
            <w:sz w:val="24"/>
            <w:szCs w:val="24"/>
          </w:rPr>
          <w:delText xml:space="preserve">experiment </w:delText>
        </w:r>
      </w:del>
      <w:ins w:id="137" w:author="Chrissie Painting" w:date="2023-06-20T15:41:00Z">
        <w:r w:rsidR="001251FC">
          <w:rPr>
            <w:rFonts w:ascii="Times New Roman" w:hAnsi="Times New Roman" w:cs="Times New Roman"/>
            <w:sz w:val="24"/>
            <w:szCs w:val="24"/>
          </w:rPr>
          <w:t>assays</w:t>
        </w:r>
        <w:r w:rsidR="001251FC" w:rsidRPr="00E4552E">
          <w:rPr>
            <w:rFonts w:ascii="Times New Roman" w:hAnsi="Times New Roman" w:cs="Times New Roman"/>
            <w:sz w:val="24"/>
            <w:szCs w:val="24"/>
          </w:rPr>
          <w:t xml:space="preserve"> </w:t>
        </w:r>
      </w:ins>
      <w:r w:rsidRPr="00E4552E">
        <w:rPr>
          <w:rFonts w:ascii="Times New Roman" w:hAnsi="Times New Roman" w:cs="Times New Roman"/>
          <w:sz w:val="24"/>
          <w:szCs w:val="24"/>
        </w:rPr>
        <w:t xml:space="preserve">to control for the impact of hunger on their </w:t>
      </w:r>
      <w:ins w:id="138" w:author="Chrissie Painting" w:date="2023-06-20T15:43:00Z">
        <w:r w:rsidR="001251FC">
          <w:rPr>
            <w:rFonts w:ascii="Times New Roman" w:hAnsi="Times New Roman" w:cs="Times New Roman"/>
            <w:sz w:val="24"/>
            <w:szCs w:val="24"/>
          </w:rPr>
          <w:t xml:space="preserve">potential </w:t>
        </w:r>
      </w:ins>
      <w:r w:rsidRPr="00E4552E">
        <w:rPr>
          <w:rFonts w:ascii="Times New Roman" w:hAnsi="Times New Roman" w:cs="Times New Roman"/>
          <w:sz w:val="24"/>
          <w:szCs w:val="24"/>
        </w:rPr>
        <w:t>aggressiveness</w:t>
      </w:r>
      <w:r w:rsidR="00BA3685">
        <w:rPr>
          <w:rFonts w:ascii="Times New Roman" w:hAnsi="Times New Roman" w:cs="Times New Roman"/>
          <w:sz w:val="24"/>
          <w:szCs w:val="24"/>
        </w:rPr>
        <w:t>,</w:t>
      </w:r>
      <w:r w:rsidRPr="00E4552E">
        <w:rPr>
          <w:rFonts w:ascii="Times New Roman" w:hAnsi="Times New Roman" w:cs="Times New Roman"/>
          <w:sz w:val="24"/>
          <w:szCs w:val="24"/>
        </w:rPr>
        <w:t xml:space="preserve"> and </w:t>
      </w:r>
      <w:del w:id="139" w:author="Chrissie Painting" w:date="2023-06-20T15:43:00Z">
        <w:r w:rsidRPr="00E4552E" w:rsidDel="001251FC">
          <w:rPr>
            <w:rFonts w:ascii="Times New Roman" w:hAnsi="Times New Roman" w:cs="Times New Roman"/>
            <w:sz w:val="24"/>
            <w:szCs w:val="24"/>
          </w:rPr>
          <w:delText xml:space="preserve">individuals were </w:delText>
        </w:r>
      </w:del>
      <w:r w:rsidRPr="00E4552E">
        <w:rPr>
          <w:rFonts w:ascii="Times New Roman" w:hAnsi="Times New Roman" w:cs="Times New Roman"/>
          <w:sz w:val="24"/>
          <w:szCs w:val="24"/>
        </w:rPr>
        <w:t xml:space="preserve">weighed </w:t>
      </w:r>
      <w:del w:id="140" w:author="Chrissie Painting" w:date="2023-06-20T15:43:00Z">
        <w:r w:rsidRPr="00E4552E" w:rsidDel="001251FC">
          <w:rPr>
            <w:rFonts w:ascii="Times New Roman" w:hAnsi="Times New Roman" w:cs="Times New Roman"/>
            <w:sz w:val="24"/>
            <w:szCs w:val="24"/>
          </w:rPr>
          <w:delText xml:space="preserve">before or after </w:delText>
        </w:r>
      </w:del>
      <w:ins w:id="141" w:author="Chrissie Painting" w:date="2023-06-20T15:43:00Z">
        <w:r w:rsidR="001251FC">
          <w:rPr>
            <w:rFonts w:ascii="Times New Roman" w:hAnsi="Times New Roman" w:cs="Times New Roman"/>
            <w:sz w:val="24"/>
            <w:szCs w:val="24"/>
          </w:rPr>
          <w:t xml:space="preserve">prior to </w:t>
        </w:r>
      </w:ins>
      <w:r w:rsidRPr="00E4552E">
        <w:rPr>
          <w:rFonts w:ascii="Times New Roman" w:hAnsi="Times New Roman" w:cs="Times New Roman"/>
          <w:sz w:val="24"/>
          <w:szCs w:val="24"/>
        </w:rPr>
        <w:t xml:space="preserve">the </w:t>
      </w:r>
      <w:del w:id="142" w:author="Chrissie Painting" w:date="2023-06-20T15:43:00Z">
        <w:r w:rsidRPr="00E4552E" w:rsidDel="001251FC">
          <w:rPr>
            <w:rFonts w:ascii="Times New Roman" w:hAnsi="Times New Roman" w:cs="Times New Roman"/>
            <w:sz w:val="24"/>
            <w:szCs w:val="24"/>
          </w:rPr>
          <w:delText>experiment</w:delText>
        </w:r>
      </w:del>
      <w:ins w:id="143" w:author="Chrissie Painting" w:date="2023-06-20T15:43:00Z">
        <w:r w:rsidR="001251FC">
          <w:rPr>
            <w:rFonts w:ascii="Times New Roman" w:hAnsi="Times New Roman" w:cs="Times New Roman"/>
            <w:sz w:val="24"/>
            <w:szCs w:val="24"/>
          </w:rPr>
          <w:t>s</w:t>
        </w:r>
      </w:ins>
      <w:ins w:id="144" w:author="Chrissie Painting" w:date="2023-06-20T15:44:00Z">
        <w:r w:rsidR="001251FC">
          <w:rPr>
            <w:rFonts w:ascii="Times New Roman" w:hAnsi="Times New Roman" w:cs="Times New Roman"/>
            <w:sz w:val="24"/>
            <w:szCs w:val="24"/>
          </w:rPr>
          <w:t>tart of the assay</w:t>
        </w:r>
      </w:ins>
      <w:del w:id="145" w:author="Chrissie Painting" w:date="2023-06-20T15:43:00Z">
        <w:r w:rsidRPr="00E4552E" w:rsidDel="001251FC">
          <w:rPr>
            <w:rFonts w:ascii="Times New Roman" w:hAnsi="Times New Roman" w:cs="Times New Roman"/>
            <w:sz w:val="24"/>
            <w:szCs w:val="24"/>
          </w:rPr>
          <w:delText xml:space="preserve"> to assess their weight during mating</w:delText>
        </w:r>
      </w:del>
      <w:r w:rsidRPr="00E4552E">
        <w:rPr>
          <w:rFonts w:ascii="Times New Roman" w:hAnsi="Times New Roman" w:cs="Times New Roman"/>
          <w:sz w:val="24"/>
          <w:szCs w:val="24"/>
        </w:rPr>
        <w:t>. Females were introduced first in the mating arena and males were introduced 10 minutes later to allow the female to acclimatize to the arena. Mating trials were recorded for 4 hours or until the clear end of interaction (</w:t>
      </w:r>
      <w:proofErr w:type="gramStart"/>
      <w:r w:rsidRPr="00E4552E">
        <w:rPr>
          <w:rFonts w:ascii="Times New Roman" w:hAnsi="Times New Roman" w:cs="Times New Roman"/>
          <w:i/>
          <w:sz w:val="24"/>
          <w:szCs w:val="24"/>
        </w:rPr>
        <w:t>i.e.</w:t>
      </w:r>
      <w:proofErr w:type="gramEnd"/>
      <w:r w:rsidRPr="00E4552E">
        <w:rPr>
          <w:rFonts w:ascii="Times New Roman" w:hAnsi="Times New Roman" w:cs="Times New Roman"/>
          <w:sz w:val="24"/>
          <w:szCs w:val="24"/>
        </w:rPr>
        <w:t xml:space="preserve"> cannibalisation by the female confirmed or male leaving after copulation), with digital cameras (Sony FDRAX53 </w:t>
      </w:r>
      <w:commentRangeStart w:id="146"/>
      <w:commentRangeStart w:id="147"/>
      <w:r w:rsidRPr="00E4552E">
        <w:rPr>
          <w:rFonts w:ascii="Times New Roman" w:hAnsi="Times New Roman" w:cs="Times New Roman"/>
          <w:sz w:val="24"/>
          <w:szCs w:val="24"/>
        </w:rPr>
        <w:t>4K</w:t>
      </w:r>
      <w:commentRangeEnd w:id="146"/>
      <w:r w:rsidR="001251FC">
        <w:rPr>
          <w:rStyle w:val="CommentReference"/>
        </w:rPr>
        <w:commentReference w:id="146"/>
      </w:r>
      <w:commentRangeEnd w:id="147"/>
      <w:r w:rsidR="001251FC">
        <w:rPr>
          <w:rStyle w:val="CommentReference"/>
        </w:rPr>
        <w:commentReference w:id="147"/>
      </w:r>
      <w:r w:rsidRPr="00E4552E">
        <w:rPr>
          <w:rFonts w:ascii="Times New Roman" w:hAnsi="Times New Roman" w:cs="Times New Roman"/>
          <w:sz w:val="24"/>
          <w:szCs w:val="24"/>
        </w:rPr>
        <w:t xml:space="preserve">). </w:t>
      </w:r>
    </w:p>
    <w:p w14:paraId="2815C4C1" w14:textId="2D5500EA" w:rsidR="00464BC4" w:rsidRDefault="00000000" w:rsidP="00E4552E">
      <w:pPr>
        <w:pStyle w:val="NoSpacing"/>
        <w:spacing w:line="360" w:lineRule="auto"/>
        <w:jc w:val="both"/>
        <w:rPr>
          <w:rFonts w:ascii="Times New Roman" w:hAnsi="Times New Roman" w:cs="Times New Roman"/>
          <w:sz w:val="24"/>
          <w:szCs w:val="24"/>
        </w:rPr>
      </w:pPr>
      <w:r w:rsidRPr="00E4552E">
        <w:rPr>
          <w:rFonts w:ascii="Times New Roman" w:hAnsi="Times New Roman" w:cs="Times New Roman"/>
          <w:sz w:val="24"/>
          <w:szCs w:val="24"/>
        </w:rPr>
        <w:lastRenderedPageBreak/>
        <w:tab/>
      </w:r>
      <w:ins w:id="148" w:author="Chrissie Painting" w:date="2023-06-20T15:44:00Z">
        <w:r w:rsidR="001251FC">
          <w:rPr>
            <w:rFonts w:ascii="Times New Roman" w:hAnsi="Times New Roman" w:cs="Times New Roman"/>
            <w:sz w:val="24"/>
            <w:szCs w:val="24"/>
          </w:rPr>
          <w:t>To describe and compare</w:t>
        </w:r>
      </w:ins>
      <w:ins w:id="149" w:author="Chrissie Painting" w:date="2023-06-20T15:45:00Z">
        <w:r w:rsidR="001251FC">
          <w:rPr>
            <w:rFonts w:ascii="Times New Roman" w:hAnsi="Times New Roman" w:cs="Times New Roman"/>
            <w:sz w:val="24"/>
            <w:szCs w:val="24"/>
          </w:rPr>
          <w:t xml:space="preserve"> the courtship behaviour of males when paired with mated versus unmated females, we </w:t>
        </w:r>
      </w:ins>
      <w:ins w:id="150" w:author="Chrissie Painting" w:date="2023-06-20T15:46:00Z">
        <w:r w:rsidR="001251FC">
          <w:rPr>
            <w:rFonts w:ascii="Times New Roman" w:hAnsi="Times New Roman" w:cs="Times New Roman"/>
            <w:sz w:val="24"/>
            <w:szCs w:val="24"/>
          </w:rPr>
          <w:t xml:space="preserve">analysed </w:t>
        </w:r>
      </w:ins>
      <w:del w:id="151" w:author="Chrissie Painting" w:date="2023-06-20T15:46:00Z">
        <w:r w:rsidRPr="00E4552E" w:rsidDel="001251FC">
          <w:rPr>
            <w:rFonts w:ascii="Times New Roman" w:hAnsi="Times New Roman" w:cs="Times New Roman"/>
            <w:sz w:val="24"/>
            <w:szCs w:val="24"/>
          </w:rPr>
          <w:delText xml:space="preserve">For my study, I selected </w:delText>
        </w:r>
      </w:del>
      <w:r w:rsidRPr="00E4552E">
        <w:rPr>
          <w:rFonts w:ascii="Times New Roman" w:hAnsi="Times New Roman" w:cs="Times New Roman"/>
          <w:sz w:val="24"/>
          <w:szCs w:val="24"/>
        </w:rPr>
        <w:t xml:space="preserve">videos </w:t>
      </w:r>
      <w:del w:id="152" w:author="Chrissie Painting" w:date="2023-06-20T15:46:00Z">
        <w:r w:rsidRPr="00E4552E" w:rsidDel="001251FC">
          <w:rPr>
            <w:rFonts w:ascii="Times New Roman" w:hAnsi="Times New Roman" w:cs="Times New Roman"/>
            <w:sz w:val="24"/>
            <w:szCs w:val="24"/>
          </w:rPr>
          <w:delText xml:space="preserve">of </w:delText>
        </w:r>
      </w:del>
      <w:ins w:id="153" w:author="Chrissie Painting" w:date="2023-06-20T15:46:00Z">
        <w:r w:rsidR="001251FC">
          <w:rPr>
            <w:rFonts w:ascii="Times New Roman" w:hAnsi="Times New Roman" w:cs="Times New Roman"/>
            <w:sz w:val="24"/>
            <w:szCs w:val="24"/>
          </w:rPr>
          <w:t>from</w:t>
        </w:r>
        <w:r w:rsidR="001251FC" w:rsidRPr="00E4552E">
          <w:rPr>
            <w:rFonts w:ascii="Times New Roman" w:hAnsi="Times New Roman" w:cs="Times New Roman"/>
            <w:sz w:val="24"/>
            <w:szCs w:val="24"/>
          </w:rPr>
          <w:t xml:space="preserve"> </w:t>
        </w:r>
      </w:ins>
      <w:r w:rsidRPr="00E4552E">
        <w:rPr>
          <w:rFonts w:ascii="Times New Roman" w:hAnsi="Times New Roman" w:cs="Times New Roman"/>
          <w:sz w:val="24"/>
          <w:szCs w:val="24"/>
        </w:rPr>
        <w:t>30 mating trials</w:t>
      </w:r>
      <w:ins w:id="154" w:author="Chrissie Painting" w:date="2023-06-20T15:46:00Z">
        <w:r w:rsidR="001251FC">
          <w:rPr>
            <w:rFonts w:ascii="Times New Roman" w:hAnsi="Times New Roman" w:cs="Times New Roman"/>
            <w:sz w:val="24"/>
            <w:szCs w:val="24"/>
          </w:rPr>
          <w:t xml:space="preserve"> (N = 15 unmated females, N = 15 mated females). </w:t>
        </w:r>
      </w:ins>
      <w:del w:id="155" w:author="Chrissie Painting" w:date="2023-06-20T15:48:00Z">
        <w:r w:rsidRPr="00E4552E" w:rsidDel="001251FC">
          <w:rPr>
            <w:rFonts w:ascii="Times New Roman" w:hAnsi="Times New Roman" w:cs="Times New Roman"/>
            <w:sz w:val="24"/>
            <w:szCs w:val="24"/>
          </w:rPr>
          <w:delText xml:space="preserve">, involving 15 females and 27 different males. Selected trials were chronologically separated into two different groups. Fifteen of these trials were conducted between 15 different unmated females and 15 different unmated males, randomly paired, and </w:delText>
        </w:r>
      </w:del>
      <w:ins w:id="156" w:author="Chrissie Painting" w:date="2023-06-20T15:48:00Z">
        <w:r w:rsidR="001251FC">
          <w:rPr>
            <w:rFonts w:ascii="Times New Roman" w:hAnsi="Times New Roman" w:cs="Times New Roman"/>
            <w:sz w:val="24"/>
            <w:szCs w:val="24"/>
          </w:rPr>
          <w:t xml:space="preserve">In these assays courtship occurred at least once. </w:t>
        </w:r>
      </w:ins>
      <w:del w:id="157" w:author="Chrissie Painting" w:date="2023-06-20T15:48:00Z">
        <w:r w:rsidRPr="00E4552E" w:rsidDel="001251FC">
          <w:rPr>
            <w:rFonts w:ascii="Times New Roman" w:hAnsi="Times New Roman" w:cs="Times New Roman"/>
            <w:sz w:val="24"/>
            <w:szCs w:val="24"/>
          </w:rPr>
          <w:delText>were selected for analysis as courtship and copulation both occurred at least once during the trial. Trials of the second group were performed using the same 15 females (no longer unmated as a consequence) and 13 different males</w:delText>
        </w:r>
        <w:r w:rsidR="00BA3685" w:rsidDel="001251FC">
          <w:rPr>
            <w:rFonts w:ascii="Times New Roman" w:hAnsi="Times New Roman" w:cs="Times New Roman"/>
            <w:sz w:val="24"/>
            <w:szCs w:val="24"/>
          </w:rPr>
          <w:delText>,</w:delText>
        </w:r>
        <w:r w:rsidRPr="00E4552E" w:rsidDel="001251FC">
          <w:rPr>
            <w:rFonts w:ascii="Times New Roman" w:hAnsi="Times New Roman" w:cs="Times New Roman"/>
            <w:sz w:val="24"/>
            <w:szCs w:val="24"/>
          </w:rPr>
          <w:delText xml:space="preserve"> and were selected as courtship occurred at least once during the trial. </w:delText>
        </w:r>
      </w:del>
      <w:r w:rsidRPr="00E4552E">
        <w:rPr>
          <w:rFonts w:ascii="Times New Roman" w:hAnsi="Times New Roman" w:cs="Times New Roman"/>
          <w:sz w:val="24"/>
          <w:szCs w:val="24"/>
        </w:rPr>
        <w:t xml:space="preserve">In </w:t>
      </w:r>
      <w:del w:id="158" w:author="Chrissie Painting" w:date="2023-06-20T15:49:00Z">
        <w:r w:rsidRPr="00E4552E" w:rsidDel="001251FC">
          <w:rPr>
            <w:rFonts w:ascii="Times New Roman" w:hAnsi="Times New Roman" w:cs="Times New Roman"/>
            <w:sz w:val="24"/>
            <w:szCs w:val="24"/>
          </w:rPr>
          <w:delText xml:space="preserve">this </w:delText>
        </w:r>
      </w:del>
      <w:ins w:id="159" w:author="Chrissie Painting" w:date="2023-06-20T15:49:00Z">
        <w:r w:rsidR="001251FC">
          <w:rPr>
            <w:rFonts w:ascii="Times New Roman" w:hAnsi="Times New Roman" w:cs="Times New Roman"/>
            <w:sz w:val="24"/>
            <w:szCs w:val="24"/>
          </w:rPr>
          <w:t>the ‘mated’</w:t>
        </w:r>
        <w:r w:rsidR="001251FC" w:rsidRPr="00E4552E">
          <w:rPr>
            <w:rFonts w:ascii="Times New Roman" w:hAnsi="Times New Roman" w:cs="Times New Roman"/>
            <w:sz w:val="24"/>
            <w:szCs w:val="24"/>
          </w:rPr>
          <w:t xml:space="preserve"> </w:t>
        </w:r>
      </w:ins>
      <w:r w:rsidRPr="00E4552E">
        <w:rPr>
          <w:rFonts w:ascii="Times New Roman" w:hAnsi="Times New Roman" w:cs="Times New Roman"/>
          <w:sz w:val="24"/>
          <w:szCs w:val="24"/>
        </w:rPr>
        <w:t>second group, two males were used twice and another one was reused from the first group, but with a different female</w:t>
      </w:r>
      <w:ins w:id="160" w:author="Chrissie Painting" w:date="2023-06-20T15:49:00Z">
        <w:r w:rsidR="001251FC">
          <w:rPr>
            <w:rFonts w:ascii="Times New Roman" w:hAnsi="Times New Roman" w:cs="Times New Roman"/>
            <w:sz w:val="24"/>
            <w:szCs w:val="24"/>
          </w:rPr>
          <w:t>, due to limitations in spider availability</w:t>
        </w:r>
      </w:ins>
      <w:r w:rsidRPr="00E4552E">
        <w:rPr>
          <w:rFonts w:ascii="Times New Roman" w:hAnsi="Times New Roman" w:cs="Times New Roman"/>
          <w:sz w:val="24"/>
          <w:szCs w:val="24"/>
        </w:rPr>
        <w:t xml:space="preserve">. </w:t>
      </w:r>
      <w:ins w:id="161" w:author="Chrissie Painting" w:date="2023-06-20T15:49:00Z">
        <w:r w:rsidR="001251FC">
          <w:rPr>
            <w:rFonts w:ascii="Times New Roman" w:hAnsi="Times New Roman" w:cs="Times New Roman"/>
            <w:sz w:val="24"/>
            <w:szCs w:val="24"/>
          </w:rPr>
          <w:t>However, all males were unmated during the assays (</w:t>
        </w:r>
        <w:proofErr w:type="gramStart"/>
        <w:r w:rsidR="001251FC">
          <w:rPr>
            <w:rFonts w:ascii="Times New Roman" w:hAnsi="Times New Roman" w:cs="Times New Roman"/>
            <w:sz w:val="24"/>
            <w:szCs w:val="24"/>
          </w:rPr>
          <w:t>i.e.</w:t>
        </w:r>
        <w:proofErr w:type="gramEnd"/>
        <w:r w:rsidR="001251FC">
          <w:rPr>
            <w:rFonts w:ascii="Times New Roman" w:hAnsi="Times New Roman" w:cs="Times New Roman"/>
            <w:sz w:val="24"/>
            <w:szCs w:val="24"/>
          </w:rPr>
          <w:t xml:space="preserve"> they were only re-used if mating did not occur). </w:t>
        </w:r>
      </w:ins>
    </w:p>
    <w:p w14:paraId="014B758D" w14:textId="77777777" w:rsidR="00D6367E" w:rsidRPr="00E4552E" w:rsidRDefault="00D6367E" w:rsidP="00E4552E">
      <w:pPr>
        <w:pStyle w:val="NoSpacing"/>
        <w:spacing w:line="360" w:lineRule="auto"/>
        <w:jc w:val="both"/>
        <w:rPr>
          <w:rFonts w:ascii="Times New Roman" w:hAnsi="Times New Roman" w:cs="Times New Roman"/>
          <w:sz w:val="24"/>
          <w:szCs w:val="24"/>
        </w:rPr>
      </w:pPr>
    </w:p>
    <w:p w14:paraId="5D01F31B" w14:textId="6A773235" w:rsidR="00166F4C" w:rsidRDefault="00166F4C" w:rsidP="00AE2E79">
      <w:pPr>
        <w:pStyle w:val="NoSpacing"/>
        <w:spacing w:line="360" w:lineRule="auto"/>
        <w:jc w:val="both"/>
        <w:rPr>
          <w:rFonts w:ascii="Times New Roman" w:hAnsi="Times New Roman" w:cs="Times New Roman"/>
          <w:sz w:val="24"/>
          <w:szCs w:val="24"/>
        </w:rPr>
      </w:pPr>
      <w:r>
        <w:rPr>
          <w:rFonts w:ascii="Times New Roman" w:hAnsi="Times New Roman" w:cs="Times New Roman"/>
          <w:b/>
          <w:bCs/>
          <w:sz w:val="24"/>
          <w:szCs w:val="24"/>
        </w:rPr>
        <w:t>Courtship behaviour description</w:t>
      </w:r>
      <w:r w:rsidRPr="00E4552E">
        <w:rPr>
          <w:rFonts w:ascii="Times New Roman" w:hAnsi="Times New Roman" w:cs="Times New Roman"/>
          <w:sz w:val="24"/>
          <w:szCs w:val="24"/>
        </w:rPr>
        <w:t xml:space="preserve"> </w:t>
      </w:r>
    </w:p>
    <w:p w14:paraId="6629F2C2" w14:textId="170255C5" w:rsidR="00464BC4" w:rsidRPr="00E4552E" w:rsidRDefault="00000000" w:rsidP="00AE2E79">
      <w:pPr>
        <w:pStyle w:val="NoSpacing"/>
        <w:spacing w:line="360" w:lineRule="auto"/>
        <w:jc w:val="both"/>
        <w:rPr>
          <w:rFonts w:ascii="Times New Roman" w:hAnsi="Times New Roman" w:cs="Times New Roman"/>
          <w:sz w:val="24"/>
          <w:szCs w:val="24"/>
        </w:rPr>
      </w:pPr>
      <w:commentRangeStart w:id="162"/>
      <w:commentRangeStart w:id="163"/>
      <w:r w:rsidRPr="00E4552E">
        <w:rPr>
          <w:rFonts w:ascii="Times New Roman" w:hAnsi="Times New Roman" w:cs="Times New Roman"/>
          <w:sz w:val="24"/>
          <w:szCs w:val="24"/>
        </w:rPr>
        <w:t>All</w:t>
      </w:r>
      <w:commentRangeEnd w:id="162"/>
      <w:r w:rsidR="001251FC">
        <w:rPr>
          <w:rStyle w:val="CommentReference"/>
        </w:rPr>
        <w:commentReference w:id="162"/>
      </w:r>
      <w:commentRangeEnd w:id="163"/>
      <w:r w:rsidR="001251FC">
        <w:rPr>
          <w:rStyle w:val="CommentReference"/>
        </w:rPr>
        <w:commentReference w:id="163"/>
      </w:r>
      <w:r w:rsidRPr="00E4552E">
        <w:rPr>
          <w:rFonts w:ascii="Times New Roman" w:hAnsi="Times New Roman" w:cs="Times New Roman"/>
          <w:sz w:val="24"/>
          <w:szCs w:val="24"/>
        </w:rPr>
        <w:t xml:space="preserve"> mating trials were initially scored by Simon J. Connolly for use in a different project, with BORIS Software. </w:t>
      </w:r>
      <w:r w:rsidR="00765621">
        <w:rPr>
          <w:rFonts w:ascii="Times New Roman" w:hAnsi="Times New Roman" w:cs="Times New Roman"/>
          <w:sz w:val="24"/>
          <w:szCs w:val="24"/>
        </w:rPr>
        <w:t xml:space="preserve">Courtship attempt was considered to start when a clear communication behaviour was performed toward the female, and was considered to end when </w:t>
      </w:r>
      <w:r w:rsidR="00A103DF">
        <w:rPr>
          <w:rFonts w:ascii="Times New Roman" w:hAnsi="Times New Roman" w:cs="Times New Roman"/>
          <w:sz w:val="24"/>
          <w:szCs w:val="24"/>
        </w:rPr>
        <w:t xml:space="preserve">the </w:t>
      </w:r>
      <w:r w:rsidR="00BC42F0">
        <w:rPr>
          <w:rFonts w:ascii="Times New Roman" w:hAnsi="Times New Roman" w:cs="Times New Roman"/>
          <w:sz w:val="24"/>
          <w:szCs w:val="24"/>
        </w:rPr>
        <w:t>male retreated or stopped all communication behaviour</w:t>
      </w:r>
      <w:r w:rsidR="00AE2E79">
        <w:rPr>
          <w:rFonts w:ascii="Times New Roman" w:hAnsi="Times New Roman" w:cs="Times New Roman"/>
          <w:sz w:val="24"/>
          <w:szCs w:val="24"/>
        </w:rPr>
        <w:t>s</w:t>
      </w:r>
      <w:r w:rsidR="00BC42F0">
        <w:rPr>
          <w:rFonts w:ascii="Times New Roman" w:hAnsi="Times New Roman" w:cs="Times New Roman"/>
          <w:sz w:val="24"/>
          <w:szCs w:val="24"/>
        </w:rPr>
        <w:t xml:space="preserve"> to freely move in the arena. </w:t>
      </w:r>
      <w:r w:rsidRPr="00E4552E">
        <w:rPr>
          <w:rFonts w:ascii="Times New Roman" w:hAnsi="Times New Roman" w:cs="Times New Roman"/>
          <w:sz w:val="24"/>
          <w:szCs w:val="24"/>
        </w:rPr>
        <w:t xml:space="preserve">Therefore, </w:t>
      </w:r>
      <w:r w:rsidR="00AE2E79">
        <w:rPr>
          <w:rFonts w:ascii="Times New Roman" w:hAnsi="Times New Roman" w:cs="Times New Roman"/>
          <w:sz w:val="24"/>
          <w:szCs w:val="24"/>
        </w:rPr>
        <w:t xml:space="preserve">the number of </w:t>
      </w:r>
      <w:proofErr w:type="gramStart"/>
      <w:r w:rsidR="00AE2E79">
        <w:rPr>
          <w:rFonts w:ascii="Times New Roman" w:hAnsi="Times New Roman" w:cs="Times New Roman"/>
          <w:sz w:val="24"/>
          <w:szCs w:val="24"/>
        </w:rPr>
        <w:t>courtship</w:t>
      </w:r>
      <w:proofErr w:type="gramEnd"/>
      <w:r w:rsidR="00AE2E79">
        <w:rPr>
          <w:rFonts w:ascii="Times New Roman" w:hAnsi="Times New Roman" w:cs="Times New Roman"/>
          <w:sz w:val="24"/>
          <w:szCs w:val="24"/>
        </w:rPr>
        <w:t xml:space="preserve"> attempts from the males and the number of female attacks were recorded for each trial. Also, the duration of each courtship </w:t>
      </w:r>
      <w:r w:rsidR="005B446F">
        <w:rPr>
          <w:rFonts w:ascii="Times New Roman" w:hAnsi="Times New Roman" w:cs="Times New Roman"/>
          <w:sz w:val="24"/>
          <w:szCs w:val="24"/>
        </w:rPr>
        <w:t>attempts</w:t>
      </w:r>
      <w:r w:rsidR="00AE2E79">
        <w:rPr>
          <w:rFonts w:ascii="Times New Roman" w:hAnsi="Times New Roman" w:cs="Times New Roman"/>
          <w:sz w:val="24"/>
          <w:szCs w:val="24"/>
        </w:rPr>
        <w:t xml:space="preserve"> as well as the latency to first attack from the female, mount and copulation, were all timed for each trial.</w:t>
      </w:r>
      <w:r w:rsidRPr="00E4552E">
        <w:rPr>
          <w:rFonts w:ascii="Times New Roman" w:hAnsi="Times New Roman" w:cs="Times New Roman"/>
          <w:sz w:val="24"/>
          <w:szCs w:val="24"/>
        </w:rPr>
        <w:t xml:space="preserve"> </w:t>
      </w:r>
    </w:p>
    <w:p w14:paraId="5B19894A" w14:textId="10ED37A8" w:rsidR="006020BA" w:rsidRDefault="00000000" w:rsidP="006020BA">
      <w:pPr>
        <w:pStyle w:val="NoSpacing"/>
        <w:spacing w:line="360" w:lineRule="auto"/>
        <w:ind w:firstLine="720"/>
        <w:jc w:val="both"/>
        <w:rPr>
          <w:rFonts w:ascii="Times New Roman" w:hAnsi="Times New Roman" w:cs="Times New Roman"/>
          <w:sz w:val="24"/>
          <w:szCs w:val="24"/>
        </w:rPr>
      </w:pPr>
      <w:r w:rsidRPr="00E4552E">
        <w:rPr>
          <w:rFonts w:ascii="Times New Roman" w:hAnsi="Times New Roman" w:cs="Times New Roman"/>
          <w:sz w:val="24"/>
          <w:szCs w:val="24"/>
        </w:rPr>
        <w:t xml:space="preserve">In my study, I extend these initial measurements made by Simon J. Connolly, by re-scoring each trial video to describe the fine-scale courtship </w:t>
      </w:r>
      <w:r w:rsidR="00AE08A0">
        <w:rPr>
          <w:rFonts w:ascii="Times New Roman" w:hAnsi="Times New Roman" w:cs="Times New Roman"/>
          <w:sz w:val="24"/>
          <w:szCs w:val="24"/>
        </w:rPr>
        <w:t>elements</w:t>
      </w:r>
      <w:r w:rsidRPr="00E4552E">
        <w:rPr>
          <w:rFonts w:ascii="Times New Roman" w:hAnsi="Times New Roman" w:cs="Times New Roman"/>
          <w:sz w:val="24"/>
          <w:szCs w:val="24"/>
        </w:rPr>
        <w:t xml:space="preserve"> of </w:t>
      </w:r>
      <w:r w:rsidRPr="00E4552E">
        <w:rPr>
          <w:rFonts w:ascii="Times New Roman" w:hAnsi="Times New Roman" w:cs="Times New Roman"/>
          <w:i/>
          <w:sz w:val="24"/>
          <w:szCs w:val="24"/>
        </w:rPr>
        <w:t>D. minor</w:t>
      </w:r>
      <w:r w:rsidRPr="00E4552E">
        <w:rPr>
          <w:rFonts w:ascii="Times New Roman" w:hAnsi="Times New Roman" w:cs="Times New Roman"/>
          <w:sz w:val="24"/>
          <w:szCs w:val="24"/>
        </w:rPr>
        <w:t xml:space="preserve"> males. Videos were randomly and blindly sampled between the two groups to prevent any observer bias</w:t>
      </w:r>
      <w:ins w:id="164" w:author="Chrissie Painting" w:date="2023-06-21T11:28:00Z">
        <w:r w:rsidR="00CC4E6D">
          <w:rPr>
            <w:rFonts w:ascii="Times New Roman" w:hAnsi="Times New Roman" w:cs="Times New Roman"/>
            <w:sz w:val="24"/>
            <w:szCs w:val="24"/>
          </w:rPr>
          <w:t>, and all scor</w:t>
        </w:r>
      </w:ins>
      <w:ins w:id="165" w:author="Chrissie Painting" w:date="2023-06-21T11:29:00Z">
        <w:r w:rsidR="00CC4E6D">
          <w:rPr>
            <w:rFonts w:ascii="Times New Roman" w:hAnsi="Times New Roman" w:cs="Times New Roman"/>
            <w:sz w:val="24"/>
            <w:szCs w:val="24"/>
          </w:rPr>
          <w:t>ing was done by a single observer</w:t>
        </w:r>
      </w:ins>
      <w:r w:rsidRPr="00E4552E">
        <w:rPr>
          <w:rFonts w:ascii="Times New Roman" w:hAnsi="Times New Roman" w:cs="Times New Roman"/>
          <w:sz w:val="24"/>
          <w:szCs w:val="24"/>
        </w:rPr>
        <w:t>. All trials were initially screened to compile a</w:t>
      </w:r>
      <w:ins w:id="166" w:author="Chrissie Painting" w:date="2023-06-21T11:30:00Z">
        <w:r w:rsidR="00CC4E6D">
          <w:rPr>
            <w:rFonts w:ascii="Times New Roman" w:hAnsi="Times New Roman" w:cs="Times New Roman"/>
            <w:sz w:val="24"/>
            <w:szCs w:val="24"/>
          </w:rPr>
          <w:t>n ethogram comprising all</w:t>
        </w:r>
      </w:ins>
      <w:del w:id="167" w:author="Chrissie Painting" w:date="2023-06-21T11:30:00Z">
        <w:r w:rsidRPr="00E4552E" w:rsidDel="00CC4E6D">
          <w:rPr>
            <w:rFonts w:ascii="Times New Roman" w:hAnsi="Times New Roman" w:cs="Times New Roman"/>
            <w:sz w:val="24"/>
            <w:szCs w:val="24"/>
          </w:rPr>
          <w:delText xml:space="preserve"> list of</w:delText>
        </w:r>
      </w:del>
      <w:r w:rsidRPr="00E4552E">
        <w:rPr>
          <w:rFonts w:ascii="Times New Roman" w:hAnsi="Times New Roman" w:cs="Times New Roman"/>
          <w:sz w:val="24"/>
          <w:szCs w:val="24"/>
        </w:rPr>
        <w:t xml:space="preserve"> </w:t>
      </w:r>
      <w:r w:rsidR="006020BA">
        <w:rPr>
          <w:rFonts w:ascii="Times New Roman" w:hAnsi="Times New Roman" w:cs="Times New Roman"/>
          <w:sz w:val="24"/>
          <w:szCs w:val="24"/>
        </w:rPr>
        <w:t xml:space="preserve">relevant </w:t>
      </w:r>
      <w:del w:id="168" w:author="Chrissie Painting" w:date="2023-06-21T11:31:00Z">
        <w:r w:rsidR="006020BA" w:rsidDel="00CC4E6D">
          <w:rPr>
            <w:rFonts w:ascii="Times New Roman" w:hAnsi="Times New Roman" w:cs="Times New Roman"/>
            <w:sz w:val="24"/>
            <w:szCs w:val="24"/>
          </w:rPr>
          <w:delText>and clearly identifiable</w:delText>
        </w:r>
      </w:del>
      <w:ins w:id="169" w:author="Chrissie Painting" w:date="2023-06-21T11:31:00Z">
        <w:r w:rsidR="00CC4E6D">
          <w:rPr>
            <w:rFonts w:ascii="Times New Roman" w:hAnsi="Times New Roman" w:cs="Times New Roman"/>
            <w:sz w:val="24"/>
            <w:szCs w:val="24"/>
          </w:rPr>
          <w:t>courtship</w:t>
        </w:r>
      </w:ins>
      <w:r w:rsidR="006020BA">
        <w:rPr>
          <w:rFonts w:ascii="Times New Roman" w:hAnsi="Times New Roman" w:cs="Times New Roman"/>
          <w:sz w:val="24"/>
          <w:szCs w:val="24"/>
        </w:rPr>
        <w:t xml:space="preserve"> </w:t>
      </w:r>
      <w:del w:id="170" w:author="Chrissie Painting" w:date="2023-06-21T11:31:00Z">
        <w:r w:rsidR="006020BA" w:rsidDel="00CC4E6D">
          <w:rPr>
            <w:rFonts w:ascii="Times New Roman" w:hAnsi="Times New Roman" w:cs="Times New Roman"/>
            <w:sz w:val="24"/>
            <w:szCs w:val="24"/>
          </w:rPr>
          <w:delText>behaviours</w:delText>
        </w:r>
        <w:r w:rsidRPr="00E4552E" w:rsidDel="00CC4E6D">
          <w:rPr>
            <w:rFonts w:ascii="Times New Roman" w:hAnsi="Times New Roman" w:cs="Times New Roman"/>
            <w:sz w:val="24"/>
            <w:szCs w:val="24"/>
          </w:rPr>
          <w:delText xml:space="preserve"> </w:delText>
        </w:r>
      </w:del>
      <w:ins w:id="171" w:author="Chrissie Painting" w:date="2023-06-21T11:31:00Z">
        <w:r w:rsidR="00CC4E6D">
          <w:rPr>
            <w:rFonts w:ascii="Times New Roman" w:hAnsi="Times New Roman" w:cs="Times New Roman"/>
            <w:sz w:val="24"/>
            <w:szCs w:val="24"/>
          </w:rPr>
          <w:t xml:space="preserve">elements </w:t>
        </w:r>
      </w:ins>
      <w:del w:id="172" w:author="Chrissie Painting" w:date="2023-06-21T11:31:00Z">
        <w:r w:rsidRPr="00E4552E" w:rsidDel="00CC4E6D">
          <w:rPr>
            <w:rFonts w:ascii="Times New Roman" w:hAnsi="Times New Roman" w:cs="Times New Roman"/>
            <w:sz w:val="24"/>
            <w:szCs w:val="24"/>
          </w:rPr>
          <w:delText>and give them precise descriptions and names</w:delText>
        </w:r>
      </w:del>
      <w:ins w:id="173" w:author="Chrissie Painting" w:date="2023-06-21T11:30:00Z">
        <w:r w:rsidR="00CC4E6D">
          <w:rPr>
            <w:rFonts w:ascii="Times New Roman" w:hAnsi="Times New Roman" w:cs="Times New Roman"/>
            <w:sz w:val="24"/>
            <w:szCs w:val="24"/>
          </w:rPr>
          <w:t xml:space="preserve"> (Table 1)</w:t>
        </w:r>
      </w:ins>
      <w:r w:rsidRPr="00E4552E">
        <w:rPr>
          <w:rFonts w:ascii="Times New Roman" w:hAnsi="Times New Roman" w:cs="Times New Roman"/>
          <w:sz w:val="24"/>
          <w:szCs w:val="24"/>
        </w:rPr>
        <w:t xml:space="preserve">. </w:t>
      </w:r>
      <w:ins w:id="174" w:author="Chrissie Painting" w:date="2023-06-20T15:53:00Z">
        <w:r w:rsidR="001251FC">
          <w:rPr>
            <w:rFonts w:ascii="Times New Roman" w:hAnsi="Times New Roman" w:cs="Times New Roman"/>
            <w:sz w:val="24"/>
            <w:szCs w:val="24"/>
          </w:rPr>
          <w:t xml:space="preserve">Due to the large amount </w:t>
        </w:r>
        <w:proofErr w:type="gramStart"/>
        <w:r w:rsidR="001251FC">
          <w:rPr>
            <w:rFonts w:ascii="Times New Roman" w:hAnsi="Times New Roman" w:cs="Times New Roman"/>
            <w:sz w:val="24"/>
            <w:szCs w:val="24"/>
          </w:rPr>
          <w:t>of  time</w:t>
        </w:r>
        <w:proofErr w:type="gramEnd"/>
        <w:r w:rsidR="001251FC">
          <w:rPr>
            <w:rFonts w:ascii="Times New Roman" w:hAnsi="Times New Roman" w:cs="Times New Roman"/>
            <w:sz w:val="24"/>
            <w:szCs w:val="24"/>
          </w:rPr>
          <w:t xml:space="preserve"> required to code fine-scale behaviour during long </w:t>
        </w:r>
      </w:ins>
      <w:ins w:id="175" w:author="Chrissie Painting" w:date="2023-06-20T15:54:00Z">
        <w:r w:rsidR="001251FC">
          <w:rPr>
            <w:rFonts w:ascii="Times New Roman" w:hAnsi="Times New Roman" w:cs="Times New Roman"/>
            <w:sz w:val="24"/>
            <w:szCs w:val="24"/>
          </w:rPr>
          <w:t>mating assays, we decided to limit our analysis of courtship structure to one bout of courtship for each trial. We chose the first courtship sequence from each trial that resulted in mounting behaviour (see below for definition)</w:t>
        </w:r>
      </w:ins>
      <w:ins w:id="176" w:author="Chrissie Painting" w:date="2023-06-20T15:55:00Z">
        <w:r w:rsidR="001251FC">
          <w:rPr>
            <w:rFonts w:ascii="Times New Roman" w:hAnsi="Times New Roman" w:cs="Times New Roman"/>
            <w:sz w:val="24"/>
            <w:szCs w:val="24"/>
          </w:rPr>
          <w:t xml:space="preserve">, which was observed </w:t>
        </w:r>
      </w:ins>
      <w:del w:id="177" w:author="Chrissie Painting" w:date="2023-06-20T15:55:00Z">
        <w:r w:rsidRPr="00E4552E" w:rsidDel="001251FC">
          <w:rPr>
            <w:rFonts w:ascii="Times New Roman" w:hAnsi="Times New Roman" w:cs="Times New Roman"/>
            <w:sz w:val="24"/>
            <w:szCs w:val="24"/>
          </w:rPr>
          <w:delText xml:space="preserve">Then, for each video, the first sequence of mounting of the male on the female, as well as the courtship attempt that precedes it, were watched </w:delText>
        </w:r>
      </w:del>
      <w:r w:rsidRPr="00E4552E">
        <w:rPr>
          <w:rFonts w:ascii="Times New Roman" w:hAnsi="Times New Roman" w:cs="Times New Roman"/>
          <w:sz w:val="24"/>
          <w:szCs w:val="24"/>
        </w:rPr>
        <w:t>at 0.5</w:t>
      </w:r>
      <w:r w:rsidR="0074653B">
        <w:rPr>
          <w:rFonts w:ascii="Times New Roman" w:hAnsi="Times New Roman" w:cs="Times New Roman"/>
          <w:sz w:val="24"/>
          <w:szCs w:val="24"/>
        </w:rPr>
        <w:t>x</w:t>
      </w:r>
      <w:r w:rsidRPr="00E4552E">
        <w:rPr>
          <w:rFonts w:ascii="Times New Roman" w:hAnsi="Times New Roman" w:cs="Times New Roman"/>
          <w:sz w:val="24"/>
          <w:szCs w:val="24"/>
        </w:rPr>
        <w:t xml:space="preserve"> speed to score all observed courtship elements</w:t>
      </w:r>
      <w:r w:rsidR="006020BA">
        <w:rPr>
          <w:rFonts w:ascii="Times New Roman" w:hAnsi="Times New Roman" w:cs="Times New Roman"/>
          <w:sz w:val="24"/>
          <w:szCs w:val="24"/>
        </w:rPr>
        <w:t xml:space="preserve">. </w:t>
      </w:r>
      <w:ins w:id="178" w:author="Chrissie Painting" w:date="2023-06-21T11:18:00Z">
        <w:r w:rsidR="00E33135">
          <w:rPr>
            <w:rFonts w:ascii="Times New Roman" w:hAnsi="Times New Roman" w:cs="Times New Roman"/>
            <w:sz w:val="24"/>
            <w:szCs w:val="24"/>
          </w:rPr>
          <w:t xml:space="preserve">Our justification for choosing the first courtship sequence, rather than the sequence that may end in copulation was that 1) not all trials ended </w:t>
        </w:r>
        <w:r w:rsidR="00E33135">
          <w:rPr>
            <w:rFonts w:ascii="Times New Roman" w:hAnsi="Times New Roman" w:cs="Times New Roman"/>
            <w:sz w:val="24"/>
            <w:szCs w:val="24"/>
          </w:rPr>
          <w:lastRenderedPageBreak/>
          <w:t>in</w:t>
        </w:r>
      </w:ins>
      <w:ins w:id="179" w:author="Chrissie Painting" w:date="2023-06-21T11:19:00Z">
        <w:r w:rsidR="00E33135">
          <w:rPr>
            <w:rFonts w:ascii="Times New Roman" w:hAnsi="Times New Roman" w:cs="Times New Roman"/>
            <w:sz w:val="24"/>
            <w:szCs w:val="24"/>
          </w:rPr>
          <w:t xml:space="preserve"> copulation for the mated female group, and 2) using the first courtship </w:t>
        </w:r>
      </w:ins>
      <w:ins w:id="180" w:author="Chrissie Painting" w:date="2023-06-21T11:20:00Z">
        <w:r w:rsidR="00E33135">
          <w:rPr>
            <w:rFonts w:ascii="Times New Roman" w:hAnsi="Times New Roman" w:cs="Times New Roman"/>
            <w:sz w:val="24"/>
            <w:szCs w:val="24"/>
          </w:rPr>
          <w:t>sequence</w:t>
        </w:r>
      </w:ins>
      <w:ins w:id="181" w:author="Chrissie Painting" w:date="2023-06-21T11:19:00Z">
        <w:r w:rsidR="00E33135">
          <w:rPr>
            <w:rFonts w:ascii="Times New Roman" w:hAnsi="Times New Roman" w:cs="Times New Roman"/>
            <w:sz w:val="24"/>
            <w:szCs w:val="24"/>
          </w:rPr>
          <w:t xml:space="preserve"> allowed us to standardise the </w:t>
        </w:r>
      </w:ins>
      <w:ins w:id="182" w:author="Chrissie Painting" w:date="2023-06-21T11:20:00Z">
        <w:r w:rsidR="00E33135">
          <w:rPr>
            <w:rFonts w:ascii="Times New Roman" w:hAnsi="Times New Roman" w:cs="Times New Roman"/>
            <w:sz w:val="24"/>
            <w:szCs w:val="24"/>
          </w:rPr>
          <w:t xml:space="preserve">opportunity each male had to gain </w:t>
        </w:r>
      </w:ins>
      <w:ins w:id="183" w:author="Chrissie Painting" w:date="2023-06-21T11:19:00Z">
        <w:r w:rsidR="00E33135">
          <w:rPr>
            <w:rFonts w:ascii="Times New Roman" w:hAnsi="Times New Roman" w:cs="Times New Roman"/>
            <w:sz w:val="24"/>
            <w:szCs w:val="24"/>
          </w:rPr>
          <w:t>information the female</w:t>
        </w:r>
      </w:ins>
      <w:ins w:id="184" w:author="Chrissie Painting" w:date="2023-06-21T11:20:00Z">
        <w:r w:rsidR="00E33135">
          <w:rPr>
            <w:rFonts w:ascii="Times New Roman" w:hAnsi="Times New Roman" w:cs="Times New Roman"/>
            <w:sz w:val="24"/>
            <w:szCs w:val="24"/>
          </w:rPr>
          <w:t xml:space="preserve"> during a trial. </w:t>
        </w:r>
      </w:ins>
      <w:r w:rsidR="006020BA">
        <w:rPr>
          <w:rFonts w:ascii="Times New Roman" w:hAnsi="Times New Roman" w:cs="Times New Roman"/>
          <w:sz w:val="24"/>
          <w:szCs w:val="24"/>
        </w:rPr>
        <w:t xml:space="preserve">Courtship elements were considered non-exclusive as they could be performed simultaneously and were grouped into categories based on the body part used by the male. </w:t>
      </w:r>
    </w:p>
    <w:p w14:paraId="042C989F" w14:textId="77777777" w:rsidR="006020BA" w:rsidRDefault="006020BA" w:rsidP="006020BA">
      <w:pPr>
        <w:pStyle w:val="NoSpacing"/>
        <w:spacing w:line="360" w:lineRule="auto"/>
        <w:ind w:firstLine="720"/>
        <w:jc w:val="both"/>
        <w:rPr>
          <w:rFonts w:ascii="Times New Roman" w:hAnsi="Times New Roman" w:cs="Times New Roman"/>
          <w:sz w:val="24"/>
          <w:szCs w:val="24"/>
        </w:rPr>
      </w:pPr>
    </w:p>
    <w:p w14:paraId="2521A034" w14:textId="45C12C98" w:rsidR="00166F4C" w:rsidRPr="00166F4C" w:rsidRDefault="00166F4C" w:rsidP="00E4552E">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Statistical analyses</w:t>
      </w:r>
    </w:p>
    <w:p w14:paraId="70F73BF2" w14:textId="57A68600" w:rsidR="00464BC4" w:rsidRPr="00E4552E" w:rsidRDefault="00000000" w:rsidP="00E4552E">
      <w:pPr>
        <w:pStyle w:val="NoSpacing"/>
        <w:spacing w:line="360" w:lineRule="auto"/>
        <w:jc w:val="both"/>
        <w:rPr>
          <w:rFonts w:ascii="Times New Roman" w:hAnsi="Times New Roman" w:cs="Times New Roman"/>
          <w:sz w:val="24"/>
          <w:szCs w:val="24"/>
        </w:rPr>
      </w:pPr>
      <w:r w:rsidRPr="00E4552E">
        <w:rPr>
          <w:rFonts w:ascii="Times New Roman" w:hAnsi="Times New Roman" w:cs="Times New Roman"/>
          <w:sz w:val="24"/>
          <w:szCs w:val="24"/>
        </w:rPr>
        <w:t xml:space="preserve">All statistical analyses were performed with R software and figures were made using the package ‘ggplot2’. To analyse the impact of female mating status on </w:t>
      </w:r>
      <w:r w:rsidR="006020BA">
        <w:rPr>
          <w:rFonts w:ascii="Times New Roman" w:hAnsi="Times New Roman" w:cs="Times New Roman"/>
          <w:sz w:val="24"/>
          <w:szCs w:val="24"/>
        </w:rPr>
        <w:t xml:space="preserve">the duration of </w:t>
      </w:r>
      <w:r w:rsidRPr="00E4552E">
        <w:rPr>
          <w:rFonts w:ascii="Times New Roman" w:hAnsi="Times New Roman" w:cs="Times New Roman"/>
          <w:sz w:val="24"/>
          <w:szCs w:val="24"/>
        </w:rPr>
        <w:t xml:space="preserve">male courtship behaviour, </w:t>
      </w:r>
      <w:del w:id="185" w:author="Chrissie Painting" w:date="2023-06-20T16:04:00Z">
        <w:r w:rsidRPr="00E4552E" w:rsidDel="00DF3614">
          <w:rPr>
            <w:rFonts w:ascii="Times New Roman" w:hAnsi="Times New Roman" w:cs="Times New Roman"/>
            <w:sz w:val="24"/>
            <w:szCs w:val="24"/>
          </w:rPr>
          <w:delText xml:space="preserve">I </w:delText>
        </w:r>
      </w:del>
      <w:ins w:id="186" w:author="Chrissie Painting" w:date="2023-06-20T16:04:00Z">
        <w:r w:rsidR="00DF3614">
          <w:rPr>
            <w:rFonts w:ascii="Times New Roman" w:hAnsi="Times New Roman" w:cs="Times New Roman"/>
            <w:sz w:val="24"/>
            <w:szCs w:val="24"/>
          </w:rPr>
          <w:t>we used non-parametric</w:t>
        </w:r>
      </w:ins>
      <w:del w:id="187" w:author="Chrissie Painting" w:date="2023-06-20T16:04:00Z">
        <w:r w:rsidRPr="00E4552E" w:rsidDel="00DF3614">
          <w:rPr>
            <w:rFonts w:ascii="Times New Roman" w:hAnsi="Times New Roman" w:cs="Times New Roman"/>
            <w:sz w:val="24"/>
            <w:szCs w:val="24"/>
          </w:rPr>
          <w:delText>performed</w:delText>
        </w:r>
      </w:del>
      <w:r w:rsidRPr="00E4552E">
        <w:rPr>
          <w:rFonts w:ascii="Times New Roman" w:hAnsi="Times New Roman" w:cs="Times New Roman"/>
          <w:sz w:val="24"/>
          <w:szCs w:val="24"/>
        </w:rPr>
        <w:t xml:space="preserve"> </w:t>
      </w:r>
      <w:commentRangeStart w:id="188"/>
      <w:r w:rsidRPr="00E4552E">
        <w:rPr>
          <w:rFonts w:ascii="Times New Roman" w:hAnsi="Times New Roman" w:cs="Times New Roman"/>
          <w:sz w:val="24"/>
          <w:szCs w:val="24"/>
        </w:rPr>
        <w:t xml:space="preserve">Wilcoxon mean comparison </w:t>
      </w:r>
      <w:commentRangeEnd w:id="188"/>
      <w:r w:rsidR="00DF3614">
        <w:rPr>
          <w:rStyle w:val="CommentReference"/>
        </w:rPr>
        <w:commentReference w:id="188"/>
      </w:r>
      <w:r w:rsidRPr="00E4552E">
        <w:rPr>
          <w:rFonts w:ascii="Times New Roman" w:hAnsi="Times New Roman" w:cs="Times New Roman"/>
          <w:sz w:val="24"/>
          <w:szCs w:val="24"/>
        </w:rPr>
        <w:t xml:space="preserve">tests for paired values on the total courtship duration, the number of </w:t>
      </w:r>
      <w:proofErr w:type="gramStart"/>
      <w:r w:rsidR="005B446F" w:rsidRPr="00E4552E">
        <w:rPr>
          <w:rFonts w:ascii="Times New Roman" w:hAnsi="Times New Roman" w:cs="Times New Roman"/>
          <w:sz w:val="24"/>
          <w:szCs w:val="24"/>
        </w:rPr>
        <w:t>courtship</w:t>
      </w:r>
      <w:proofErr w:type="gramEnd"/>
      <w:r w:rsidRPr="00E4552E">
        <w:rPr>
          <w:rFonts w:ascii="Times New Roman" w:hAnsi="Times New Roman" w:cs="Times New Roman"/>
          <w:sz w:val="24"/>
          <w:szCs w:val="24"/>
        </w:rPr>
        <w:t xml:space="preserve"> attempts and the mean duration of these attempts, between the two groups. </w:t>
      </w:r>
      <w:commentRangeStart w:id="189"/>
      <w:r w:rsidRPr="00E4552E">
        <w:rPr>
          <w:rFonts w:ascii="Times New Roman" w:hAnsi="Times New Roman" w:cs="Times New Roman"/>
          <w:sz w:val="24"/>
          <w:szCs w:val="24"/>
        </w:rPr>
        <w:t xml:space="preserve">Also, as these data were paired and non-normally distributed, I performed a </w:t>
      </w:r>
      <w:r w:rsidR="006020BA" w:rsidRPr="00E4552E">
        <w:rPr>
          <w:rFonts w:ascii="Times New Roman" w:hAnsi="Times New Roman" w:cs="Times New Roman"/>
          <w:sz w:val="24"/>
          <w:szCs w:val="24"/>
        </w:rPr>
        <w:t>jack-knife</w:t>
      </w:r>
      <w:r w:rsidRPr="00E4552E">
        <w:rPr>
          <w:rFonts w:ascii="Times New Roman" w:hAnsi="Times New Roman" w:cs="Times New Roman"/>
          <w:sz w:val="24"/>
          <w:szCs w:val="24"/>
        </w:rPr>
        <w:t xml:space="preserve"> test to compare for homogeneity of variance</w:t>
      </w:r>
      <w:r w:rsidR="006020BA">
        <w:rPr>
          <w:rFonts w:ascii="Times New Roman" w:hAnsi="Times New Roman" w:cs="Times New Roman"/>
          <w:sz w:val="24"/>
          <w:szCs w:val="24"/>
        </w:rPr>
        <w:t xml:space="preserve"> between the </w:t>
      </w:r>
      <w:r w:rsidR="00A1788F">
        <w:rPr>
          <w:rFonts w:ascii="Times New Roman" w:hAnsi="Times New Roman" w:cs="Times New Roman"/>
          <w:sz w:val="24"/>
          <w:szCs w:val="24"/>
        </w:rPr>
        <w:t>two female mating status</w:t>
      </w:r>
      <w:r w:rsidRPr="00E4552E">
        <w:rPr>
          <w:rFonts w:ascii="Times New Roman" w:hAnsi="Times New Roman" w:cs="Times New Roman"/>
          <w:sz w:val="24"/>
          <w:szCs w:val="24"/>
        </w:rPr>
        <w:t xml:space="preserve"> (Rothstein &amp; Bell, 1981). </w:t>
      </w:r>
      <w:commentRangeEnd w:id="189"/>
      <w:r w:rsidR="00DF3614">
        <w:rPr>
          <w:rStyle w:val="CommentReference"/>
        </w:rPr>
        <w:commentReference w:id="189"/>
      </w:r>
      <w:commentRangeStart w:id="190"/>
      <w:r w:rsidR="005B446F" w:rsidRPr="005B446F">
        <w:rPr>
          <w:rFonts w:ascii="Times New Roman" w:hAnsi="Times New Roman" w:cs="Times New Roman"/>
          <w:sz w:val="24"/>
          <w:szCs w:val="24"/>
        </w:rPr>
        <w:t xml:space="preserve">As the number of attacks by the female directly influenced the number of </w:t>
      </w:r>
      <w:r w:rsidR="00A1788F">
        <w:rPr>
          <w:rFonts w:ascii="Times New Roman" w:hAnsi="Times New Roman" w:cs="Times New Roman"/>
          <w:sz w:val="24"/>
          <w:szCs w:val="24"/>
        </w:rPr>
        <w:t>courtships</w:t>
      </w:r>
      <w:r w:rsidR="005B446F" w:rsidRPr="005B446F">
        <w:rPr>
          <w:rFonts w:ascii="Times New Roman" w:hAnsi="Times New Roman" w:cs="Times New Roman"/>
          <w:sz w:val="24"/>
          <w:szCs w:val="24"/>
        </w:rPr>
        <w:t>, I decided to monitor its influence.</w:t>
      </w:r>
      <w:r w:rsidR="005B446F">
        <w:rPr>
          <w:rFonts w:ascii="Times New Roman" w:hAnsi="Times New Roman" w:cs="Times New Roman"/>
          <w:sz w:val="24"/>
          <w:szCs w:val="24"/>
        </w:rPr>
        <w:t xml:space="preserve"> To do so, </w:t>
      </w:r>
      <w:r w:rsidR="005B446F" w:rsidRPr="00E4552E">
        <w:rPr>
          <w:rFonts w:ascii="Times New Roman" w:hAnsi="Times New Roman" w:cs="Times New Roman"/>
          <w:sz w:val="24"/>
          <w:szCs w:val="24"/>
        </w:rPr>
        <w:t xml:space="preserve">I performed generalised linear mixed model analyses with female identification number as a random factor, to assess the influence of the number of attacks from the female and her mating status on the total courtship duration, the number of </w:t>
      </w:r>
      <w:proofErr w:type="gramStart"/>
      <w:r w:rsidR="005B446F" w:rsidRPr="00E4552E">
        <w:rPr>
          <w:rFonts w:ascii="Times New Roman" w:hAnsi="Times New Roman" w:cs="Times New Roman"/>
          <w:sz w:val="24"/>
          <w:szCs w:val="24"/>
        </w:rPr>
        <w:t>courtship</w:t>
      </w:r>
      <w:proofErr w:type="gramEnd"/>
      <w:r w:rsidR="005B446F" w:rsidRPr="00E4552E">
        <w:rPr>
          <w:rFonts w:ascii="Times New Roman" w:hAnsi="Times New Roman" w:cs="Times New Roman"/>
          <w:sz w:val="24"/>
          <w:szCs w:val="24"/>
        </w:rPr>
        <w:t xml:space="preserve"> attempts and the mean duration of courtship attempts respectively.</w:t>
      </w:r>
      <w:commentRangeEnd w:id="190"/>
      <w:r w:rsidR="00CC4E6D">
        <w:rPr>
          <w:rStyle w:val="CommentReference"/>
        </w:rPr>
        <w:commentReference w:id="190"/>
      </w:r>
    </w:p>
    <w:p w14:paraId="57C3A9F9" w14:textId="44ABA838" w:rsidR="00464BC4" w:rsidRPr="00E4552E" w:rsidRDefault="00000000" w:rsidP="006020BA">
      <w:pPr>
        <w:pStyle w:val="NoSpacing"/>
        <w:spacing w:line="360" w:lineRule="auto"/>
        <w:ind w:firstLine="720"/>
        <w:jc w:val="both"/>
        <w:rPr>
          <w:rFonts w:ascii="Times New Roman" w:hAnsi="Times New Roman" w:cs="Times New Roman"/>
          <w:sz w:val="24"/>
          <w:szCs w:val="24"/>
        </w:rPr>
      </w:pPr>
      <w:r w:rsidRPr="00E4552E">
        <w:rPr>
          <w:rFonts w:ascii="Times New Roman" w:hAnsi="Times New Roman" w:cs="Times New Roman"/>
          <w:sz w:val="24"/>
          <w:szCs w:val="24"/>
        </w:rPr>
        <w:t xml:space="preserve">To compare the impact of female mating status on the fine-scale structure of courtship behaviours, </w:t>
      </w:r>
      <w:del w:id="191" w:author="Chrissie Painting" w:date="2023-06-21T11:27:00Z">
        <w:r w:rsidRPr="00E4552E" w:rsidDel="00CC4E6D">
          <w:rPr>
            <w:rFonts w:ascii="Times New Roman" w:hAnsi="Times New Roman" w:cs="Times New Roman"/>
            <w:sz w:val="24"/>
            <w:szCs w:val="24"/>
          </w:rPr>
          <w:delText>I</w:delText>
        </w:r>
      </w:del>
      <w:ins w:id="192" w:author="Chrissie Painting" w:date="2023-06-21T11:27:00Z">
        <w:r w:rsidR="00CC4E6D">
          <w:rPr>
            <w:rFonts w:ascii="Times New Roman" w:hAnsi="Times New Roman" w:cs="Times New Roman"/>
            <w:sz w:val="24"/>
            <w:szCs w:val="24"/>
          </w:rPr>
          <w:t>we</w:t>
        </w:r>
      </w:ins>
      <w:r w:rsidRPr="00E4552E">
        <w:rPr>
          <w:rFonts w:ascii="Times New Roman" w:hAnsi="Times New Roman" w:cs="Times New Roman"/>
          <w:sz w:val="24"/>
          <w:szCs w:val="24"/>
        </w:rPr>
        <w:t xml:space="preserve"> used the ‘</w:t>
      </w:r>
      <w:commentRangeStart w:id="193"/>
      <w:r w:rsidRPr="00E4552E">
        <w:rPr>
          <w:rFonts w:ascii="Times New Roman" w:hAnsi="Times New Roman" w:cs="Times New Roman"/>
          <w:sz w:val="24"/>
          <w:szCs w:val="24"/>
        </w:rPr>
        <w:t xml:space="preserve">igraph’ network R package </w:t>
      </w:r>
      <w:commentRangeEnd w:id="193"/>
      <w:r w:rsidR="00CC4E6D">
        <w:rPr>
          <w:rStyle w:val="CommentReference"/>
        </w:rPr>
        <w:commentReference w:id="193"/>
      </w:r>
      <w:r w:rsidRPr="00E4552E">
        <w:rPr>
          <w:rFonts w:ascii="Times New Roman" w:hAnsi="Times New Roman" w:cs="Times New Roman"/>
          <w:sz w:val="24"/>
          <w:szCs w:val="24"/>
        </w:rPr>
        <w:t xml:space="preserve">to produce networks of transitions between courtship elements for each group. With the behavioural sequences exported from BORIS software, </w:t>
      </w:r>
      <w:del w:id="194" w:author="Chrissie Painting" w:date="2023-06-21T11:27:00Z">
        <w:r w:rsidRPr="00E4552E" w:rsidDel="00CC4E6D">
          <w:rPr>
            <w:rFonts w:ascii="Times New Roman" w:hAnsi="Times New Roman" w:cs="Times New Roman"/>
            <w:sz w:val="24"/>
            <w:szCs w:val="24"/>
          </w:rPr>
          <w:delText xml:space="preserve">I </w:delText>
        </w:r>
      </w:del>
      <w:ins w:id="195" w:author="Chrissie Painting" w:date="2023-06-21T11:27:00Z">
        <w:r w:rsidR="00CC4E6D">
          <w:rPr>
            <w:rFonts w:ascii="Times New Roman" w:hAnsi="Times New Roman" w:cs="Times New Roman"/>
            <w:sz w:val="24"/>
            <w:szCs w:val="24"/>
          </w:rPr>
          <w:t>we</w:t>
        </w:r>
        <w:r w:rsidR="00CC4E6D" w:rsidRPr="00E4552E">
          <w:rPr>
            <w:rFonts w:ascii="Times New Roman" w:hAnsi="Times New Roman" w:cs="Times New Roman"/>
            <w:sz w:val="24"/>
            <w:szCs w:val="24"/>
          </w:rPr>
          <w:t xml:space="preserve"> </w:t>
        </w:r>
      </w:ins>
      <w:r w:rsidRPr="00E4552E">
        <w:rPr>
          <w:rFonts w:ascii="Times New Roman" w:hAnsi="Times New Roman" w:cs="Times New Roman"/>
          <w:sz w:val="24"/>
          <w:szCs w:val="24"/>
        </w:rPr>
        <w:t>grouped all behaviours that were recorded simultaneously, as new combined behaviours</w:t>
      </w:r>
      <w:r w:rsidR="002C3E9C">
        <w:rPr>
          <w:rFonts w:ascii="Times New Roman" w:hAnsi="Times New Roman" w:cs="Times New Roman"/>
          <w:sz w:val="24"/>
          <w:szCs w:val="24"/>
        </w:rPr>
        <w:t>.</w:t>
      </w:r>
      <w:r w:rsidRPr="00E4552E">
        <w:rPr>
          <w:rFonts w:ascii="Times New Roman" w:hAnsi="Times New Roman" w:cs="Times New Roman"/>
          <w:sz w:val="24"/>
          <w:szCs w:val="24"/>
        </w:rPr>
        <w:t xml:space="preserve"> </w:t>
      </w:r>
      <w:commentRangeStart w:id="196"/>
      <w:ins w:id="197" w:author="Chrissie Painting" w:date="2023-06-21T11:27:00Z">
        <w:r w:rsidR="00CC4E6D">
          <w:rPr>
            <w:rFonts w:ascii="Times New Roman" w:hAnsi="Times New Roman" w:cs="Times New Roman"/>
            <w:sz w:val="24"/>
            <w:szCs w:val="24"/>
          </w:rPr>
          <w:t xml:space="preserve">For </w:t>
        </w:r>
        <w:proofErr w:type="gramStart"/>
        <w:r w:rsidR="00CC4E6D">
          <w:rPr>
            <w:rFonts w:ascii="Times New Roman" w:hAnsi="Times New Roman" w:cs="Times New Roman"/>
            <w:sz w:val="24"/>
            <w:szCs w:val="24"/>
          </w:rPr>
          <w:t>example</w:t>
        </w:r>
        <w:commentRangeEnd w:id="196"/>
        <w:proofErr w:type="gramEnd"/>
        <w:r w:rsidR="00CC4E6D">
          <w:rPr>
            <w:rStyle w:val="CommentReference"/>
          </w:rPr>
          <w:commentReference w:id="196"/>
        </w:r>
        <w:r w:rsidR="00CC4E6D">
          <w:rPr>
            <w:rFonts w:ascii="Times New Roman" w:hAnsi="Times New Roman" w:cs="Times New Roman"/>
            <w:sz w:val="24"/>
            <w:szCs w:val="24"/>
          </w:rPr>
          <w:t xml:space="preserve">…. </w:t>
        </w:r>
      </w:ins>
      <w:del w:id="198" w:author="Chrissie Painting" w:date="2023-06-21T11:28:00Z">
        <w:r w:rsidRPr="00E4552E" w:rsidDel="00CC4E6D">
          <w:rPr>
            <w:rFonts w:ascii="Times New Roman" w:hAnsi="Times New Roman" w:cs="Times New Roman"/>
            <w:sz w:val="24"/>
            <w:szCs w:val="24"/>
          </w:rPr>
          <w:delText xml:space="preserve">I </w:delText>
        </w:r>
      </w:del>
      <w:commentRangeStart w:id="199"/>
      <w:ins w:id="200" w:author="Chrissie Painting" w:date="2023-06-21T11:28:00Z">
        <w:r w:rsidR="00CC4E6D">
          <w:rPr>
            <w:rFonts w:ascii="Times New Roman" w:hAnsi="Times New Roman" w:cs="Times New Roman"/>
            <w:sz w:val="24"/>
            <w:szCs w:val="24"/>
          </w:rPr>
          <w:t>We</w:t>
        </w:r>
        <w:r w:rsidR="00CC4E6D" w:rsidRPr="00E4552E">
          <w:rPr>
            <w:rFonts w:ascii="Times New Roman" w:hAnsi="Times New Roman" w:cs="Times New Roman"/>
            <w:sz w:val="24"/>
            <w:szCs w:val="24"/>
          </w:rPr>
          <w:t xml:space="preserve"> </w:t>
        </w:r>
      </w:ins>
      <w:commentRangeEnd w:id="199"/>
      <w:ins w:id="201" w:author="Chrissie Painting" w:date="2023-06-21T11:29:00Z">
        <w:r w:rsidR="00CC4E6D">
          <w:rPr>
            <w:rStyle w:val="CommentReference"/>
          </w:rPr>
          <w:commentReference w:id="199"/>
        </w:r>
      </w:ins>
      <w:r w:rsidRPr="00E4552E">
        <w:rPr>
          <w:rFonts w:ascii="Times New Roman" w:hAnsi="Times New Roman" w:cs="Times New Roman"/>
          <w:sz w:val="24"/>
          <w:szCs w:val="24"/>
        </w:rPr>
        <w:t xml:space="preserve">removed all behaviours that had a duration of less than one second as </w:t>
      </w:r>
      <w:del w:id="202" w:author="Chrissie Painting" w:date="2023-06-21T11:28:00Z">
        <w:r w:rsidRPr="00E4552E" w:rsidDel="00CC4E6D">
          <w:rPr>
            <w:rFonts w:ascii="Times New Roman" w:hAnsi="Times New Roman" w:cs="Times New Roman"/>
            <w:sz w:val="24"/>
            <w:szCs w:val="24"/>
          </w:rPr>
          <w:delText xml:space="preserve">I </w:delText>
        </w:r>
      </w:del>
      <w:ins w:id="203" w:author="Chrissie Painting" w:date="2023-06-21T11:28:00Z">
        <w:r w:rsidR="00CC4E6D">
          <w:rPr>
            <w:rFonts w:ascii="Times New Roman" w:hAnsi="Times New Roman" w:cs="Times New Roman"/>
            <w:sz w:val="24"/>
            <w:szCs w:val="24"/>
          </w:rPr>
          <w:t>we</w:t>
        </w:r>
        <w:r w:rsidR="00CC4E6D" w:rsidRPr="00E4552E">
          <w:rPr>
            <w:rFonts w:ascii="Times New Roman" w:hAnsi="Times New Roman" w:cs="Times New Roman"/>
            <w:sz w:val="24"/>
            <w:szCs w:val="24"/>
          </w:rPr>
          <w:t xml:space="preserve"> </w:t>
        </w:r>
      </w:ins>
      <w:r w:rsidRPr="00E4552E">
        <w:rPr>
          <w:rFonts w:ascii="Times New Roman" w:hAnsi="Times New Roman" w:cs="Times New Roman"/>
          <w:sz w:val="24"/>
          <w:szCs w:val="24"/>
        </w:rPr>
        <w:t xml:space="preserve">considered them to be artefacts linked to the inaccuracy of </w:t>
      </w:r>
      <w:del w:id="204" w:author="Chrissie Painting" w:date="2023-06-21T11:28:00Z">
        <w:r w:rsidRPr="00E4552E" w:rsidDel="00CC4E6D">
          <w:rPr>
            <w:rFonts w:ascii="Times New Roman" w:hAnsi="Times New Roman" w:cs="Times New Roman"/>
            <w:sz w:val="24"/>
            <w:szCs w:val="24"/>
          </w:rPr>
          <w:delText xml:space="preserve">my </w:delText>
        </w:r>
      </w:del>
      <w:ins w:id="205" w:author="Chrissie Painting" w:date="2023-06-21T11:28:00Z">
        <w:r w:rsidR="00CC4E6D">
          <w:rPr>
            <w:rFonts w:ascii="Times New Roman" w:hAnsi="Times New Roman" w:cs="Times New Roman"/>
            <w:sz w:val="24"/>
            <w:szCs w:val="24"/>
          </w:rPr>
          <w:t>our</w:t>
        </w:r>
        <w:r w:rsidR="00CC4E6D" w:rsidRPr="00E4552E">
          <w:rPr>
            <w:rFonts w:ascii="Times New Roman" w:hAnsi="Times New Roman" w:cs="Times New Roman"/>
            <w:sz w:val="24"/>
            <w:szCs w:val="24"/>
          </w:rPr>
          <w:t xml:space="preserve"> </w:t>
        </w:r>
      </w:ins>
      <w:r w:rsidRPr="00E4552E">
        <w:rPr>
          <w:rFonts w:ascii="Times New Roman" w:hAnsi="Times New Roman" w:cs="Times New Roman"/>
          <w:sz w:val="24"/>
          <w:szCs w:val="24"/>
        </w:rPr>
        <w:t>observations. Then, I compiled the behavioural sequences previously scored and used the ‘igraph’ network analysis R package to compute for each group an observed matrix of behavioural transition frequency, where each cell corresponded to the number of occurring transitions from the behaviour in row to the behaviour in column. For each group, I then repeatedly and randomly permuted all behaviours within the behavioural sequences until obtaining 10,000</w:t>
      </w:r>
      <w:r w:rsidR="002C3E9C">
        <w:rPr>
          <w:rFonts w:ascii="Times New Roman" w:hAnsi="Times New Roman" w:cs="Times New Roman"/>
          <w:sz w:val="24"/>
          <w:szCs w:val="24"/>
        </w:rPr>
        <w:t xml:space="preserve"> new</w:t>
      </w:r>
      <w:r w:rsidRPr="00E4552E">
        <w:rPr>
          <w:rFonts w:ascii="Times New Roman" w:hAnsi="Times New Roman" w:cs="Times New Roman"/>
          <w:sz w:val="24"/>
          <w:szCs w:val="24"/>
        </w:rPr>
        <w:t xml:space="preserve"> matrixes of randomly generated behavioural transitions. These matrixes gave each transition of each group their expected distribution if behaviours were randomly distributed along behavioural sequences. I extracted the 95% quantile of each distribution and compared it with the first observed matrix of transitions. Observed behavioural transitions that had a frequency higher than the calculated 95% quantile were considered to occur more often </w:t>
      </w:r>
      <w:r w:rsidRPr="00E4552E">
        <w:rPr>
          <w:rFonts w:ascii="Times New Roman" w:hAnsi="Times New Roman" w:cs="Times New Roman"/>
          <w:sz w:val="24"/>
          <w:szCs w:val="24"/>
        </w:rPr>
        <w:lastRenderedPageBreak/>
        <w:t xml:space="preserve">than randomly and be significantly contributing to the overall structure of courtship </w:t>
      </w:r>
      <w:commentRangeStart w:id="206"/>
      <w:r w:rsidRPr="00E4552E">
        <w:rPr>
          <w:rFonts w:ascii="Times New Roman" w:hAnsi="Times New Roman" w:cs="Times New Roman"/>
          <w:sz w:val="24"/>
          <w:szCs w:val="24"/>
        </w:rPr>
        <w:t>behaviour</w:t>
      </w:r>
      <w:commentRangeEnd w:id="206"/>
      <w:r w:rsidR="00CC4E6D">
        <w:rPr>
          <w:rStyle w:val="CommentReference"/>
        </w:rPr>
        <w:commentReference w:id="206"/>
      </w:r>
      <w:r w:rsidRPr="00E4552E">
        <w:rPr>
          <w:rFonts w:ascii="Times New Roman" w:hAnsi="Times New Roman" w:cs="Times New Roman"/>
          <w:sz w:val="24"/>
          <w:szCs w:val="24"/>
        </w:rPr>
        <w:t>. After keeping only significant behavioural transitions, I plotted the behavioural structure of courtship as networks for each of the groups to compare for structur</w:t>
      </w:r>
      <w:ins w:id="207" w:author="Chrissie Painting" w:date="2023-06-21T11:34:00Z">
        <w:r w:rsidR="008D0BF3">
          <w:rPr>
            <w:rFonts w:ascii="Times New Roman" w:hAnsi="Times New Roman" w:cs="Times New Roman"/>
            <w:sz w:val="24"/>
            <w:szCs w:val="24"/>
          </w:rPr>
          <w:t>al</w:t>
        </w:r>
      </w:ins>
      <w:del w:id="208" w:author="Chrissie Painting" w:date="2023-06-21T11:34:00Z">
        <w:r w:rsidRPr="00E4552E" w:rsidDel="008D0BF3">
          <w:rPr>
            <w:rFonts w:ascii="Times New Roman" w:hAnsi="Times New Roman" w:cs="Times New Roman"/>
            <w:sz w:val="24"/>
            <w:szCs w:val="24"/>
          </w:rPr>
          <w:delText>e</w:delText>
        </w:r>
      </w:del>
      <w:r w:rsidRPr="00E4552E">
        <w:rPr>
          <w:rFonts w:ascii="Times New Roman" w:hAnsi="Times New Roman" w:cs="Times New Roman"/>
          <w:sz w:val="24"/>
          <w:szCs w:val="24"/>
        </w:rPr>
        <w:t xml:space="preserve"> differences (Bakeman </w:t>
      </w:r>
      <w:r w:rsidRPr="00E4552E">
        <w:rPr>
          <w:rFonts w:ascii="Times New Roman" w:hAnsi="Times New Roman" w:cs="Times New Roman"/>
          <w:i/>
          <w:sz w:val="24"/>
          <w:szCs w:val="24"/>
        </w:rPr>
        <w:t>et al</w:t>
      </w:r>
      <w:r w:rsidRPr="00E4552E">
        <w:rPr>
          <w:rFonts w:ascii="Times New Roman" w:hAnsi="Times New Roman" w:cs="Times New Roman"/>
          <w:sz w:val="24"/>
          <w:szCs w:val="24"/>
        </w:rPr>
        <w:t>., 1996; Green &amp; Patek, 2018). Between the two groups, I compared the frequency of each behaviour and behavioural transition with Wilcoxon mean comparison tests for paired values.</w:t>
      </w:r>
    </w:p>
    <w:p w14:paraId="085CA76D" w14:textId="5DF67C49" w:rsidR="00464BC4" w:rsidRDefault="00000000" w:rsidP="00313404">
      <w:pPr>
        <w:pStyle w:val="NoSpacing"/>
        <w:spacing w:line="360" w:lineRule="auto"/>
        <w:jc w:val="both"/>
        <w:rPr>
          <w:rFonts w:ascii="Times New Roman" w:hAnsi="Times New Roman" w:cs="Times New Roman"/>
          <w:sz w:val="24"/>
          <w:szCs w:val="24"/>
        </w:rPr>
      </w:pPr>
      <w:r w:rsidRPr="00E4552E">
        <w:rPr>
          <w:rFonts w:ascii="Times New Roman" w:hAnsi="Times New Roman" w:cs="Times New Roman"/>
          <w:sz w:val="24"/>
          <w:szCs w:val="24"/>
        </w:rPr>
        <w:tab/>
      </w:r>
      <w:r w:rsidR="005B446F">
        <w:rPr>
          <w:rFonts w:ascii="Times New Roman" w:hAnsi="Times New Roman" w:cs="Times New Roman"/>
          <w:sz w:val="24"/>
          <w:szCs w:val="24"/>
        </w:rPr>
        <w:t>Finally,</w:t>
      </w:r>
      <w:r w:rsidR="009E6D76">
        <w:rPr>
          <w:rFonts w:ascii="Times New Roman" w:hAnsi="Times New Roman" w:cs="Times New Roman"/>
          <w:sz w:val="24"/>
          <w:szCs w:val="24"/>
        </w:rPr>
        <w:t xml:space="preserve"> in order</w:t>
      </w:r>
      <w:r w:rsidR="005B446F">
        <w:rPr>
          <w:rFonts w:ascii="Times New Roman" w:hAnsi="Times New Roman" w:cs="Times New Roman"/>
          <w:sz w:val="24"/>
          <w:szCs w:val="24"/>
        </w:rPr>
        <w:t xml:space="preserve"> to assess </w:t>
      </w:r>
      <w:del w:id="209" w:author="Chrissie Painting" w:date="2023-06-21T11:53:00Z">
        <w:r w:rsidR="005B446F" w:rsidDel="00D43A8B">
          <w:rPr>
            <w:rFonts w:ascii="Times New Roman" w:hAnsi="Times New Roman" w:cs="Times New Roman"/>
            <w:sz w:val="24"/>
            <w:szCs w:val="24"/>
          </w:rPr>
          <w:delText>the influence of</w:delText>
        </w:r>
      </w:del>
      <w:ins w:id="210" w:author="Chrissie Painting" w:date="2023-06-21T11:53:00Z">
        <w:r w:rsidR="00D43A8B">
          <w:rPr>
            <w:rFonts w:ascii="Times New Roman" w:hAnsi="Times New Roman" w:cs="Times New Roman"/>
            <w:sz w:val="24"/>
            <w:szCs w:val="24"/>
          </w:rPr>
          <w:t>whether</w:t>
        </w:r>
      </w:ins>
      <w:r w:rsidR="005B446F">
        <w:rPr>
          <w:rFonts w:ascii="Times New Roman" w:hAnsi="Times New Roman" w:cs="Times New Roman"/>
          <w:sz w:val="24"/>
          <w:szCs w:val="24"/>
        </w:rPr>
        <w:t xml:space="preserve"> </w:t>
      </w:r>
      <w:del w:id="211" w:author="Chrissie Painting" w:date="2023-06-21T11:53:00Z">
        <w:r w:rsidR="005B446F" w:rsidDel="00D43A8B">
          <w:rPr>
            <w:rFonts w:ascii="Times New Roman" w:hAnsi="Times New Roman" w:cs="Times New Roman"/>
            <w:sz w:val="24"/>
            <w:szCs w:val="24"/>
          </w:rPr>
          <w:delText>the</w:delText>
        </w:r>
      </w:del>
      <w:r w:rsidR="005B446F">
        <w:rPr>
          <w:rFonts w:ascii="Times New Roman" w:hAnsi="Times New Roman" w:cs="Times New Roman"/>
          <w:sz w:val="24"/>
          <w:szCs w:val="24"/>
        </w:rPr>
        <w:t xml:space="preserve"> male courtship behaviour</w:t>
      </w:r>
      <w:ins w:id="212" w:author="Chrissie Painting" w:date="2023-06-21T11:53:00Z">
        <w:r w:rsidR="00D43A8B">
          <w:rPr>
            <w:rFonts w:ascii="Times New Roman" w:hAnsi="Times New Roman" w:cs="Times New Roman"/>
            <w:sz w:val="24"/>
            <w:szCs w:val="24"/>
          </w:rPr>
          <w:t xml:space="preserve"> affecte</w:t>
        </w:r>
      </w:ins>
      <w:ins w:id="213" w:author="Chrissie Painting" w:date="2023-06-21T11:54:00Z">
        <w:r w:rsidR="00D43A8B">
          <w:rPr>
            <w:rFonts w:ascii="Times New Roman" w:hAnsi="Times New Roman" w:cs="Times New Roman"/>
            <w:sz w:val="24"/>
            <w:szCs w:val="24"/>
          </w:rPr>
          <w:t>d</w:t>
        </w:r>
      </w:ins>
      <w:del w:id="214" w:author="Chrissie Painting" w:date="2023-06-21T11:54:00Z">
        <w:r w:rsidR="005B446F" w:rsidDel="00D43A8B">
          <w:rPr>
            <w:rFonts w:ascii="Times New Roman" w:hAnsi="Times New Roman" w:cs="Times New Roman"/>
            <w:sz w:val="24"/>
            <w:szCs w:val="24"/>
          </w:rPr>
          <w:delText xml:space="preserve"> on the</w:delText>
        </w:r>
      </w:del>
      <w:r w:rsidR="005B446F">
        <w:rPr>
          <w:rFonts w:ascii="Times New Roman" w:hAnsi="Times New Roman" w:cs="Times New Roman"/>
          <w:sz w:val="24"/>
          <w:szCs w:val="24"/>
        </w:rPr>
        <w:t xml:space="preserve"> mating outcome</w:t>
      </w:r>
      <w:del w:id="215" w:author="Chrissie Painting" w:date="2023-06-21T11:53:00Z">
        <w:r w:rsidR="005B446F" w:rsidDel="00D43A8B">
          <w:rPr>
            <w:rFonts w:ascii="Times New Roman" w:hAnsi="Times New Roman" w:cs="Times New Roman"/>
            <w:sz w:val="24"/>
            <w:szCs w:val="24"/>
          </w:rPr>
          <w:delText>s</w:delText>
        </w:r>
      </w:del>
      <w:r w:rsidR="005B446F">
        <w:rPr>
          <w:rFonts w:ascii="Times New Roman" w:hAnsi="Times New Roman" w:cs="Times New Roman"/>
          <w:sz w:val="24"/>
          <w:szCs w:val="24"/>
        </w:rPr>
        <w:t xml:space="preserve">, I used the </w:t>
      </w:r>
      <w:r w:rsidR="005B446F" w:rsidRPr="00E4552E">
        <w:rPr>
          <w:rFonts w:ascii="Times New Roman" w:hAnsi="Times New Roman" w:cs="Times New Roman"/>
          <w:sz w:val="24"/>
          <w:szCs w:val="24"/>
        </w:rPr>
        <w:t xml:space="preserve">total courtship duration, the number of courtship attempts and the mean </w:t>
      </w:r>
      <w:commentRangeStart w:id="216"/>
      <w:r w:rsidR="005B446F" w:rsidRPr="00E4552E">
        <w:rPr>
          <w:rFonts w:ascii="Times New Roman" w:hAnsi="Times New Roman" w:cs="Times New Roman"/>
          <w:sz w:val="24"/>
          <w:szCs w:val="24"/>
        </w:rPr>
        <w:t>duration of these attempts</w:t>
      </w:r>
      <w:r w:rsidR="005B446F">
        <w:rPr>
          <w:rFonts w:ascii="Times New Roman" w:hAnsi="Times New Roman" w:cs="Times New Roman"/>
          <w:sz w:val="24"/>
          <w:szCs w:val="24"/>
        </w:rPr>
        <w:t xml:space="preserve"> </w:t>
      </w:r>
      <w:commentRangeEnd w:id="216"/>
      <w:r w:rsidR="00D43A8B">
        <w:rPr>
          <w:rStyle w:val="CommentReference"/>
        </w:rPr>
        <w:commentReference w:id="216"/>
      </w:r>
      <w:r w:rsidR="005B446F">
        <w:rPr>
          <w:rFonts w:ascii="Times New Roman" w:hAnsi="Times New Roman" w:cs="Times New Roman"/>
          <w:sz w:val="24"/>
          <w:szCs w:val="24"/>
        </w:rPr>
        <w:t xml:space="preserve">as </w:t>
      </w:r>
      <w:r w:rsidR="00313404">
        <w:rPr>
          <w:rFonts w:ascii="Times New Roman" w:hAnsi="Times New Roman" w:cs="Times New Roman"/>
          <w:sz w:val="24"/>
          <w:szCs w:val="24"/>
        </w:rPr>
        <w:t>explanatory</w:t>
      </w:r>
      <w:r w:rsidR="005B446F">
        <w:rPr>
          <w:rFonts w:ascii="Times New Roman" w:hAnsi="Times New Roman" w:cs="Times New Roman"/>
          <w:sz w:val="24"/>
          <w:szCs w:val="24"/>
        </w:rPr>
        <w:t xml:space="preserve"> variables on the latency to mount, to copulate and to </w:t>
      </w:r>
      <w:r w:rsidR="00987DD7">
        <w:rPr>
          <w:rFonts w:ascii="Times New Roman" w:hAnsi="Times New Roman" w:cs="Times New Roman"/>
          <w:sz w:val="24"/>
          <w:szCs w:val="24"/>
        </w:rPr>
        <w:t xml:space="preserve">the </w:t>
      </w:r>
      <w:r w:rsidR="005B446F">
        <w:rPr>
          <w:rFonts w:ascii="Times New Roman" w:hAnsi="Times New Roman" w:cs="Times New Roman"/>
          <w:sz w:val="24"/>
          <w:szCs w:val="24"/>
        </w:rPr>
        <w:t xml:space="preserve">first attack, by performing </w:t>
      </w:r>
      <w:r w:rsidR="005B446F" w:rsidRPr="00E4552E">
        <w:rPr>
          <w:rFonts w:ascii="Times New Roman" w:hAnsi="Times New Roman" w:cs="Times New Roman"/>
          <w:sz w:val="24"/>
          <w:szCs w:val="24"/>
        </w:rPr>
        <w:t>generalised linear mixed model</w:t>
      </w:r>
      <w:ins w:id="217" w:author="Chrissie Painting" w:date="2023-06-21T11:52:00Z">
        <w:r w:rsidR="00D43A8B">
          <w:rPr>
            <w:rFonts w:ascii="Times New Roman" w:hAnsi="Times New Roman" w:cs="Times New Roman"/>
            <w:sz w:val="24"/>
            <w:szCs w:val="24"/>
          </w:rPr>
          <w:t xml:space="preserve"> (GLMM)</w:t>
        </w:r>
      </w:ins>
      <w:r w:rsidR="005B446F" w:rsidRPr="00E4552E">
        <w:rPr>
          <w:rFonts w:ascii="Times New Roman" w:hAnsi="Times New Roman" w:cs="Times New Roman"/>
          <w:sz w:val="24"/>
          <w:szCs w:val="24"/>
        </w:rPr>
        <w:t xml:space="preserve"> analyses with female identification number as a random factor</w:t>
      </w:r>
      <w:r w:rsidR="005B446F">
        <w:rPr>
          <w:rFonts w:ascii="Times New Roman" w:hAnsi="Times New Roman" w:cs="Times New Roman"/>
          <w:sz w:val="24"/>
          <w:szCs w:val="24"/>
        </w:rPr>
        <w:t xml:space="preserve">. </w:t>
      </w:r>
      <w:del w:id="218" w:author="Chrissie Painting" w:date="2023-06-21T11:52:00Z">
        <w:r w:rsidRPr="00E4552E" w:rsidDel="00D43A8B">
          <w:rPr>
            <w:rFonts w:ascii="Times New Roman" w:hAnsi="Times New Roman" w:cs="Times New Roman"/>
            <w:sz w:val="24"/>
            <w:szCs w:val="24"/>
          </w:rPr>
          <w:delText xml:space="preserve">For analyses </w:delText>
        </w:r>
        <w:commentRangeStart w:id="219"/>
        <w:r w:rsidRPr="00E4552E" w:rsidDel="00D43A8B">
          <w:rPr>
            <w:rFonts w:ascii="Times New Roman" w:hAnsi="Times New Roman" w:cs="Times New Roman"/>
            <w:sz w:val="24"/>
            <w:szCs w:val="24"/>
          </w:rPr>
          <w:delText>of</w:delText>
        </w:r>
      </w:del>
      <w:ins w:id="220" w:author="Chrissie Painting" w:date="2023-06-21T11:52:00Z">
        <w:r w:rsidR="00D43A8B">
          <w:rPr>
            <w:rFonts w:ascii="Times New Roman" w:hAnsi="Times New Roman" w:cs="Times New Roman"/>
            <w:sz w:val="24"/>
            <w:szCs w:val="24"/>
          </w:rPr>
          <w:t>When the response variable was a</w:t>
        </w:r>
      </w:ins>
      <w:r w:rsidRPr="00E4552E">
        <w:rPr>
          <w:rFonts w:ascii="Times New Roman" w:hAnsi="Times New Roman" w:cs="Times New Roman"/>
          <w:sz w:val="24"/>
          <w:szCs w:val="24"/>
        </w:rPr>
        <w:t xml:space="preserve"> count </w:t>
      </w:r>
      <w:del w:id="221" w:author="Chrissie Painting" w:date="2023-06-21T11:52:00Z">
        <w:r w:rsidRPr="00E4552E" w:rsidDel="00D43A8B">
          <w:rPr>
            <w:rFonts w:ascii="Times New Roman" w:hAnsi="Times New Roman" w:cs="Times New Roman"/>
            <w:sz w:val="24"/>
            <w:szCs w:val="24"/>
          </w:rPr>
          <w:delText xml:space="preserve">data </w:delText>
        </w:r>
      </w:del>
      <w:r w:rsidRPr="00E4552E">
        <w:rPr>
          <w:rFonts w:ascii="Times New Roman" w:hAnsi="Times New Roman" w:cs="Times New Roman"/>
          <w:sz w:val="24"/>
          <w:szCs w:val="24"/>
        </w:rPr>
        <w:t>(</w:t>
      </w:r>
      <w:proofErr w:type="gramStart"/>
      <w:r w:rsidRPr="00E4552E">
        <w:rPr>
          <w:rFonts w:ascii="Times New Roman" w:hAnsi="Times New Roman" w:cs="Times New Roman"/>
          <w:i/>
          <w:sz w:val="24"/>
          <w:szCs w:val="24"/>
        </w:rPr>
        <w:t>i.e.</w:t>
      </w:r>
      <w:proofErr w:type="gramEnd"/>
      <w:r w:rsidRPr="00E4552E">
        <w:rPr>
          <w:rFonts w:ascii="Times New Roman" w:hAnsi="Times New Roman" w:cs="Times New Roman"/>
          <w:i/>
          <w:sz w:val="24"/>
          <w:szCs w:val="24"/>
        </w:rPr>
        <w:t xml:space="preserve"> </w:t>
      </w:r>
      <w:r w:rsidRPr="00E4552E">
        <w:rPr>
          <w:rFonts w:ascii="Times New Roman" w:hAnsi="Times New Roman" w:cs="Times New Roman"/>
          <w:sz w:val="24"/>
          <w:szCs w:val="24"/>
        </w:rPr>
        <w:t xml:space="preserve">the number of courtship attempts), I used </w:t>
      </w:r>
      <w:del w:id="222" w:author="Chrissie Painting" w:date="2023-06-21T11:52:00Z">
        <w:r w:rsidRPr="00E4552E" w:rsidDel="00D43A8B">
          <w:rPr>
            <w:rFonts w:ascii="Times New Roman" w:hAnsi="Times New Roman" w:cs="Times New Roman"/>
            <w:sz w:val="24"/>
            <w:szCs w:val="24"/>
          </w:rPr>
          <w:delText xml:space="preserve">models </w:delText>
        </w:r>
      </w:del>
      <w:ins w:id="223" w:author="Chrissie Painting" w:date="2023-06-21T11:52:00Z">
        <w:r w:rsidR="00D43A8B">
          <w:rPr>
            <w:rFonts w:ascii="Times New Roman" w:hAnsi="Times New Roman" w:cs="Times New Roman"/>
            <w:sz w:val="24"/>
            <w:szCs w:val="24"/>
          </w:rPr>
          <w:t>GLMMs</w:t>
        </w:r>
        <w:r w:rsidR="00D43A8B" w:rsidRPr="00E4552E">
          <w:rPr>
            <w:rFonts w:ascii="Times New Roman" w:hAnsi="Times New Roman" w:cs="Times New Roman"/>
            <w:sz w:val="24"/>
            <w:szCs w:val="24"/>
          </w:rPr>
          <w:t xml:space="preserve"> </w:t>
        </w:r>
      </w:ins>
      <w:r w:rsidRPr="00E4552E">
        <w:rPr>
          <w:rFonts w:ascii="Times New Roman" w:hAnsi="Times New Roman" w:cs="Times New Roman"/>
          <w:sz w:val="24"/>
          <w:szCs w:val="24"/>
        </w:rPr>
        <w:t>with a Poisson distribution</w:t>
      </w:r>
      <w:ins w:id="224" w:author="Chrissie Painting" w:date="2023-06-21T11:52:00Z">
        <w:r w:rsidR="00D43A8B">
          <w:rPr>
            <w:rFonts w:ascii="Times New Roman" w:hAnsi="Times New Roman" w:cs="Times New Roman"/>
            <w:sz w:val="24"/>
            <w:szCs w:val="24"/>
          </w:rPr>
          <w:t xml:space="preserve">, </w:t>
        </w:r>
      </w:ins>
      <w:ins w:id="225" w:author="Chrissie Painting" w:date="2023-06-21T11:53:00Z">
        <w:r w:rsidR="00D43A8B">
          <w:rPr>
            <w:rFonts w:ascii="Times New Roman" w:hAnsi="Times New Roman" w:cs="Times New Roman"/>
            <w:sz w:val="24"/>
            <w:szCs w:val="24"/>
          </w:rPr>
          <w:t>otherwise models used a Gaussian distribution</w:t>
        </w:r>
      </w:ins>
      <w:r w:rsidRPr="00E4552E">
        <w:rPr>
          <w:rFonts w:ascii="Times New Roman" w:hAnsi="Times New Roman" w:cs="Times New Roman"/>
          <w:sz w:val="24"/>
          <w:szCs w:val="24"/>
        </w:rPr>
        <w:t xml:space="preserve">. </w:t>
      </w:r>
      <w:commentRangeEnd w:id="219"/>
      <w:r w:rsidR="00D43A8B">
        <w:rPr>
          <w:rStyle w:val="CommentReference"/>
        </w:rPr>
        <w:commentReference w:id="219"/>
      </w:r>
      <w:r w:rsidR="00313404">
        <w:rPr>
          <w:rFonts w:ascii="Times New Roman" w:hAnsi="Times New Roman" w:cs="Times New Roman"/>
          <w:sz w:val="24"/>
          <w:szCs w:val="24"/>
        </w:rPr>
        <w:t>Also, for models with multiple quantitative explanatory variables, I standardised them so they had a mean of zero and a standard deviation of one, to ensure that all of their estimated coefficient</w:t>
      </w:r>
      <w:r w:rsidR="00987DD7">
        <w:rPr>
          <w:rFonts w:ascii="Times New Roman" w:hAnsi="Times New Roman" w:cs="Times New Roman"/>
          <w:sz w:val="24"/>
          <w:szCs w:val="24"/>
        </w:rPr>
        <w:t>s</w:t>
      </w:r>
      <w:r w:rsidR="00313404">
        <w:rPr>
          <w:rFonts w:ascii="Times New Roman" w:hAnsi="Times New Roman" w:cs="Times New Roman"/>
          <w:sz w:val="24"/>
          <w:szCs w:val="24"/>
        </w:rPr>
        <w:t xml:space="preserve"> were on the same scale. For </w:t>
      </w:r>
      <w:r w:rsidRPr="00E4552E">
        <w:rPr>
          <w:rFonts w:ascii="Times New Roman" w:hAnsi="Times New Roman" w:cs="Times New Roman"/>
          <w:sz w:val="24"/>
          <w:szCs w:val="24"/>
        </w:rPr>
        <w:t>each analysis, I checked for possible collinearity between variables by calculating Variance Inflation Factors (VIF) and chose the most parsimonious models by comparing Akaike Information Criteria (AIC) between models.  I also performed ANOVAs to assess which explanatory variables had a significant influence</w:t>
      </w:r>
      <w:ins w:id="226" w:author="Chrissie Painting" w:date="2023-06-21T12:01:00Z">
        <w:r w:rsidR="00D43A8B">
          <w:rPr>
            <w:rFonts w:ascii="Times New Roman" w:hAnsi="Times New Roman" w:cs="Times New Roman"/>
            <w:sz w:val="24"/>
            <w:szCs w:val="24"/>
          </w:rPr>
          <w:t xml:space="preserve"> on the response variable in question</w:t>
        </w:r>
      </w:ins>
      <w:r w:rsidRPr="00E4552E">
        <w:rPr>
          <w:rFonts w:ascii="Times New Roman" w:hAnsi="Times New Roman" w:cs="Times New Roman"/>
          <w:sz w:val="24"/>
          <w:szCs w:val="24"/>
        </w:rPr>
        <w:t>. All generalised linear mixed models were computed using the ‘lme4’ R package and ANOVAs with the ‘car’ R package.</w:t>
      </w:r>
    </w:p>
    <w:p w14:paraId="485AB4E4" w14:textId="77777777" w:rsidR="002C3E9C" w:rsidRDefault="002C3E9C" w:rsidP="00E4552E">
      <w:pPr>
        <w:pStyle w:val="NoSpacing"/>
        <w:spacing w:line="360" w:lineRule="auto"/>
        <w:jc w:val="both"/>
        <w:rPr>
          <w:rFonts w:ascii="Times New Roman" w:hAnsi="Times New Roman" w:cs="Times New Roman"/>
          <w:sz w:val="24"/>
          <w:szCs w:val="24"/>
        </w:rPr>
      </w:pPr>
    </w:p>
    <w:p w14:paraId="088F328E" w14:textId="4F0D659F" w:rsidR="002C3E9C" w:rsidRDefault="003C5812" w:rsidP="00E4552E">
      <w:pPr>
        <w:pStyle w:val="NoSpacing"/>
        <w:spacing w:line="360" w:lineRule="auto"/>
        <w:jc w:val="both"/>
        <w:rPr>
          <w:rFonts w:ascii="Times New Roman" w:hAnsi="Times New Roman" w:cs="Times New Roman"/>
          <w:b/>
          <w:bCs/>
          <w:sz w:val="24"/>
          <w:szCs w:val="24"/>
        </w:rPr>
      </w:pPr>
      <w:commentRangeStart w:id="227"/>
      <w:r>
        <w:rPr>
          <w:rFonts w:ascii="Times New Roman" w:hAnsi="Times New Roman" w:cs="Times New Roman"/>
          <w:b/>
          <w:bCs/>
          <w:sz w:val="24"/>
          <w:szCs w:val="24"/>
        </w:rPr>
        <w:t>RESULTS</w:t>
      </w:r>
      <w:commentRangeEnd w:id="227"/>
      <w:r w:rsidR="00895208">
        <w:rPr>
          <w:rStyle w:val="CommentReference"/>
        </w:rPr>
        <w:commentReference w:id="227"/>
      </w:r>
    </w:p>
    <w:p w14:paraId="492D36F6" w14:textId="1E893F0D" w:rsidR="003228C5" w:rsidRDefault="003228C5" w:rsidP="00E4552E">
      <w:pPr>
        <w:pStyle w:val="NoSpacing"/>
        <w:spacing w:line="360" w:lineRule="auto"/>
        <w:jc w:val="both"/>
        <w:rPr>
          <w:ins w:id="228" w:author="Chrissie Painting" w:date="2023-06-21T14:10:00Z"/>
          <w:rFonts w:ascii="Times New Roman" w:hAnsi="Times New Roman" w:cs="Times New Roman"/>
          <w:b/>
          <w:bCs/>
          <w:sz w:val="24"/>
          <w:szCs w:val="24"/>
        </w:rPr>
      </w:pPr>
      <w:ins w:id="229" w:author="Chrissie Painting" w:date="2023-06-21T14:11:00Z">
        <w:r>
          <w:rPr>
            <w:rFonts w:ascii="Times New Roman" w:hAnsi="Times New Roman" w:cs="Times New Roman"/>
            <w:b/>
            <w:bCs/>
            <w:sz w:val="24"/>
            <w:szCs w:val="24"/>
          </w:rPr>
          <w:t xml:space="preserve">Description of male courtship </w:t>
        </w:r>
        <w:commentRangeStart w:id="230"/>
        <w:commentRangeStart w:id="231"/>
        <w:r>
          <w:rPr>
            <w:rFonts w:ascii="Times New Roman" w:hAnsi="Times New Roman" w:cs="Times New Roman"/>
            <w:b/>
            <w:bCs/>
            <w:sz w:val="24"/>
            <w:szCs w:val="24"/>
          </w:rPr>
          <w:t>behaviour</w:t>
        </w:r>
      </w:ins>
      <w:commentRangeEnd w:id="230"/>
      <w:ins w:id="232" w:author="Chrissie Painting" w:date="2023-06-21T14:12:00Z">
        <w:r>
          <w:rPr>
            <w:rStyle w:val="CommentReference"/>
          </w:rPr>
          <w:commentReference w:id="230"/>
        </w:r>
      </w:ins>
      <w:commentRangeEnd w:id="231"/>
      <w:ins w:id="233" w:author="Chrissie Painting" w:date="2023-06-21T14:14:00Z">
        <w:r>
          <w:rPr>
            <w:rStyle w:val="CommentReference"/>
          </w:rPr>
          <w:commentReference w:id="231"/>
        </w:r>
      </w:ins>
      <w:ins w:id="234" w:author="Chrissie Painting" w:date="2023-06-21T14:11:00Z">
        <w:r>
          <w:rPr>
            <w:rFonts w:ascii="Times New Roman" w:hAnsi="Times New Roman" w:cs="Times New Roman"/>
            <w:b/>
            <w:bCs/>
            <w:sz w:val="24"/>
            <w:szCs w:val="24"/>
          </w:rPr>
          <w:t xml:space="preserve"> </w:t>
        </w:r>
      </w:ins>
    </w:p>
    <w:p w14:paraId="2B681550" w14:textId="77777777" w:rsidR="003228C5" w:rsidRDefault="003228C5" w:rsidP="00E4552E">
      <w:pPr>
        <w:pStyle w:val="NoSpacing"/>
        <w:spacing w:line="360" w:lineRule="auto"/>
        <w:jc w:val="both"/>
        <w:rPr>
          <w:ins w:id="235" w:author="Chrissie Painting" w:date="2023-06-21T14:10:00Z"/>
          <w:rFonts w:ascii="Times New Roman" w:hAnsi="Times New Roman" w:cs="Times New Roman"/>
          <w:b/>
          <w:bCs/>
          <w:sz w:val="24"/>
          <w:szCs w:val="24"/>
        </w:rPr>
      </w:pPr>
    </w:p>
    <w:p w14:paraId="3B83EBE6" w14:textId="53ACE8B4" w:rsidR="001C6C19" w:rsidRDefault="001C6C19" w:rsidP="00E4552E">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Influence of female mating status on male courtship duration</w:t>
      </w:r>
    </w:p>
    <w:p w14:paraId="64D1EE65" w14:textId="28EA6053" w:rsidR="00582D67" w:rsidRDefault="00834DD8" w:rsidP="00582D67">
      <w:pPr>
        <w:pStyle w:val="NoSpacing"/>
        <w:spacing w:line="360" w:lineRule="auto"/>
        <w:jc w:val="both"/>
        <w:rPr>
          <w:rFonts w:ascii="Times New Roman" w:hAnsi="Times New Roman" w:cs="Times New Roman"/>
          <w:sz w:val="24"/>
          <w:szCs w:val="24"/>
        </w:rPr>
      </w:pPr>
      <w:del w:id="236" w:author="Chrissie Painting" w:date="2023-06-21T12:02:00Z">
        <w:r w:rsidDel="00D43A8B">
          <w:rPr>
            <w:rFonts w:ascii="Times New Roman" w:hAnsi="Times New Roman" w:cs="Times New Roman"/>
            <w:sz w:val="24"/>
            <w:szCs w:val="24"/>
          </w:rPr>
          <w:delText>Between mating trials with unmated and mated females, t</w:delText>
        </w:r>
      </w:del>
      <w:ins w:id="237" w:author="Chrissie Painting" w:date="2023-06-21T12:02:00Z">
        <w:r w:rsidR="00D43A8B">
          <w:rPr>
            <w:rFonts w:ascii="Times New Roman" w:hAnsi="Times New Roman" w:cs="Times New Roman"/>
            <w:sz w:val="24"/>
            <w:szCs w:val="24"/>
          </w:rPr>
          <w:t>T</w:t>
        </w:r>
      </w:ins>
      <w:r>
        <w:rPr>
          <w:rFonts w:ascii="Times New Roman" w:hAnsi="Times New Roman" w:cs="Times New Roman"/>
          <w:sz w:val="24"/>
          <w:szCs w:val="24"/>
        </w:rPr>
        <w:t>here w</w:t>
      </w:r>
      <w:r w:rsidR="00764BBB">
        <w:rPr>
          <w:rFonts w:ascii="Times New Roman" w:hAnsi="Times New Roman" w:cs="Times New Roman"/>
          <w:sz w:val="24"/>
          <w:szCs w:val="24"/>
        </w:rPr>
        <w:t>ere</w:t>
      </w:r>
      <w:r>
        <w:rPr>
          <w:rFonts w:ascii="Times New Roman" w:hAnsi="Times New Roman" w:cs="Times New Roman"/>
          <w:sz w:val="24"/>
          <w:szCs w:val="24"/>
        </w:rPr>
        <w:t xml:space="preserve"> no significant differences </w:t>
      </w:r>
      <w:r w:rsidR="00764BBB">
        <w:rPr>
          <w:rFonts w:ascii="Times New Roman" w:hAnsi="Times New Roman" w:cs="Times New Roman"/>
          <w:sz w:val="24"/>
          <w:szCs w:val="24"/>
        </w:rPr>
        <w:t>in</w:t>
      </w:r>
      <w:r>
        <w:rPr>
          <w:rFonts w:ascii="Times New Roman" w:hAnsi="Times New Roman" w:cs="Times New Roman"/>
          <w:sz w:val="24"/>
          <w:szCs w:val="24"/>
        </w:rPr>
        <w:t xml:space="preserve"> the total courtship duration (V</w:t>
      </w:r>
      <w:r w:rsidR="00664FD8">
        <w:rPr>
          <w:rFonts w:ascii="Times New Roman" w:hAnsi="Times New Roman" w:cs="Times New Roman"/>
          <w:sz w:val="24"/>
          <w:szCs w:val="24"/>
        </w:rPr>
        <w:t xml:space="preserve"> = </w:t>
      </w:r>
      <w:r w:rsidR="00DB129C">
        <w:rPr>
          <w:rFonts w:ascii="Times New Roman" w:hAnsi="Times New Roman" w:cs="Times New Roman"/>
          <w:sz w:val="24"/>
          <w:szCs w:val="24"/>
        </w:rPr>
        <w:t>86;</w:t>
      </w:r>
      <w:r w:rsidR="00664FD8">
        <w:rPr>
          <w:rFonts w:ascii="Times New Roman" w:hAnsi="Times New Roman" w:cs="Times New Roman"/>
          <w:sz w:val="24"/>
          <w:szCs w:val="24"/>
        </w:rPr>
        <w:t xml:space="preserve"> P = 0</w:t>
      </w:r>
      <w:del w:id="238" w:author="Chrissie Painting" w:date="2023-06-21T12:02:00Z">
        <w:r w:rsidR="008A3EFB" w:rsidDel="00D43A8B">
          <w:rPr>
            <w:rFonts w:ascii="Times New Roman" w:hAnsi="Times New Roman" w:cs="Times New Roman"/>
            <w:sz w:val="24"/>
            <w:szCs w:val="24"/>
          </w:rPr>
          <w:delText>,</w:delText>
        </w:r>
      </w:del>
      <w:ins w:id="239" w:author="Chrissie Painting" w:date="2023-06-21T12:02:00Z">
        <w:r w:rsidR="00D43A8B">
          <w:rPr>
            <w:rFonts w:ascii="Times New Roman" w:hAnsi="Times New Roman" w:cs="Times New Roman"/>
            <w:sz w:val="24"/>
            <w:szCs w:val="24"/>
          </w:rPr>
          <w:t>.</w:t>
        </w:r>
      </w:ins>
      <w:r w:rsidR="00664FD8">
        <w:rPr>
          <w:rFonts w:ascii="Times New Roman" w:hAnsi="Times New Roman" w:cs="Times New Roman"/>
          <w:sz w:val="24"/>
          <w:szCs w:val="24"/>
        </w:rPr>
        <w:t xml:space="preserve">15), the number of courtship attempts (V = </w:t>
      </w:r>
      <w:commentRangeStart w:id="240"/>
      <w:r w:rsidR="00DB129C">
        <w:rPr>
          <w:rFonts w:ascii="Times New Roman" w:hAnsi="Times New Roman" w:cs="Times New Roman"/>
          <w:sz w:val="24"/>
          <w:szCs w:val="24"/>
        </w:rPr>
        <w:t>20</w:t>
      </w:r>
      <w:r w:rsidR="008A3EFB">
        <w:rPr>
          <w:rFonts w:ascii="Times New Roman" w:hAnsi="Times New Roman" w:cs="Times New Roman"/>
          <w:sz w:val="24"/>
          <w:szCs w:val="24"/>
        </w:rPr>
        <w:t>,</w:t>
      </w:r>
      <w:r w:rsidR="00DB129C">
        <w:rPr>
          <w:rFonts w:ascii="Times New Roman" w:hAnsi="Times New Roman" w:cs="Times New Roman"/>
          <w:sz w:val="24"/>
          <w:szCs w:val="24"/>
        </w:rPr>
        <w:t>5</w:t>
      </w:r>
      <w:commentRangeEnd w:id="240"/>
      <w:r w:rsidR="00D43A8B">
        <w:rPr>
          <w:rStyle w:val="CommentReference"/>
        </w:rPr>
        <w:commentReference w:id="240"/>
      </w:r>
      <w:r w:rsidR="00DB129C">
        <w:rPr>
          <w:rFonts w:ascii="Times New Roman" w:hAnsi="Times New Roman" w:cs="Times New Roman"/>
          <w:sz w:val="24"/>
          <w:szCs w:val="24"/>
        </w:rPr>
        <w:t>;</w:t>
      </w:r>
      <w:r w:rsidR="00664FD8">
        <w:rPr>
          <w:rFonts w:ascii="Times New Roman" w:hAnsi="Times New Roman" w:cs="Times New Roman"/>
          <w:sz w:val="24"/>
          <w:szCs w:val="24"/>
        </w:rPr>
        <w:t xml:space="preserve"> P = 0</w:t>
      </w:r>
      <w:r w:rsidR="008A3EFB">
        <w:rPr>
          <w:rFonts w:ascii="Times New Roman" w:hAnsi="Times New Roman" w:cs="Times New Roman"/>
          <w:sz w:val="24"/>
          <w:szCs w:val="24"/>
        </w:rPr>
        <w:t>,</w:t>
      </w:r>
      <w:r w:rsidR="00664FD8">
        <w:rPr>
          <w:rFonts w:ascii="Times New Roman" w:hAnsi="Times New Roman" w:cs="Times New Roman"/>
          <w:sz w:val="24"/>
          <w:szCs w:val="24"/>
        </w:rPr>
        <w:t xml:space="preserve">16) and the mean duration of courtship attempts (V = </w:t>
      </w:r>
      <w:r w:rsidR="00DB129C">
        <w:rPr>
          <w:rFonts w:ascii="Times New Roman" w:hAnsi="Times New Roman" w:cs="Times New Roman"/>
          <w:sz w:val="24"/>
          <w:szCs w:val="24"/>
        </w:rPr>
        <w:t>92;</w:t>
      </w:r>
      <w:r w:rsidR="00664FD8">
        <w:rPr>
          <w:rFonts w:ascii="Times New Roman" w:hAnsi="Times New Roman" w:cs="Times New Roman"/>
          <w:sz w:val="24"/>
          <w:szCs w:val="24"/>
        </w:rPr>
        <w:t xml:space="preserve"> P = 0</w:t>
      </w:r>
      <w:r w:rsidR="008A3EFB">
        <w:rPr>
          <w:rFonts w:ascii="Times New Roman" w:hAnsi="Times New Roman" w:cs="Times New Roman"/>
          <w:sz w:val="24"/>
          <w:szCs w:val="24"/>
        </w:rPr>
        <w:t>,</w:t>
      </w:r>
      <w:r w:rsidR="00664FD8">
        <w:rPr>
          <w:rFonts w:ascii="Times New Roman" w:hAnsi="Times New Roman" w:cs="Times New Roman"/>
          <w:sz w:val="24"/>
          <w:szCs w:val="24"/>
        </w:rPr>
        <w:t xml:space="preserve">07) </w:t>
      </w:r>
      <w:ins w:id="241" w:author="Chrissie Painting" w:date="2023-06-21T12:02:00Z">
        <w:r w:rsidR="00D43A8B">
          <w:rPr>
            <w:rFonts w:ascii="Times New Roman" w:hAnsi="Times New Roman" w:cs="Times New Roman"/>
            <w:sz w:val="24"/>
            <w:szCs w:val="24"/>
          </w:rPr>
          <w:t xml:space="preserve">between unmated and mated female groups </w:t>
        </w:r>
      </w:ins>
      <w:r w:rsidR="00664FD8">
        <w:rPr>
          <w:rFonts w:ascii="Times New Roman" w:hAnsi="Times New Roman" w:cs="Times New Roman"/>
          <w:sz w:val="24"/>
          <w:szCs w:val="24"/>
        </w:rPr>
        <w:t>(Fig. 1).</w:t>
      </w:r>
      <w:r w:rsidR="00DB129C">
        <w:rPr>
          <w:rFonts w:ascii="Times New Roman" w:hAnsi="Times New Roman" w:cs="Times New Roman"/>
          <w:sz w:val="24"/>
          <w:szCs w:val="24"/>
        </w:rPr>
        <w:t xml:space="preserve"> </w:t>
      </w:r>
      <w:commentRangeStart w:id="242"/>
      <w:r w:rsidR="00DB129C">
        <w:rPr>
          <w:rFonts w:ascii="Times New Roman" w:hAnsi="Times New Roman" w:cs="Times New Roman"/>
          <w:sz w:val="24"/>
          <w:szCs w:val="24"/>
        </w:rPr>
        <w:t>Likewise, there w</w:t>
      </w:r>
      <w:r w:rsidR="00C64E95">
        <w:rPr>
          <w:rFonts w:ascii="Times New Roman" w:hAnsi="Times New Roman" w:cs="Times New Roman"/>
          <w:sz w:val="24"/>
          <w:szCs w:val="24"/>
        </w:rPr>
        <w:t>ere</w:t>
      </w:r>
      <w:r w:rsidR="00DB129C">
        <w:rPr>
          <w:rFonts w:ascii="Times New Roman" w:hAnsi="Times New Roman" w:cs="Times New Roman"/>
          <w:sz w:val="24"/>
          <w:szCs w:val="24"/>
        </w:rPr>
        <w:t xml:space="preserve"> no significant differences in variance for the total courtship duration (</w:t>
      </w:r>
      <w:r w:rsidR="00E42143">
        <w:rPr>
          <w:rFonts w:ascii="Times New Roman" w:hAnsi="Times New Roman" w:cs="Times New Roman"/>
          <w:sz w:val="24"/>
          <w:szCs w:val="24"/>
        </w:rPr>
        <w:t>Z = -1</w:t>
      </w:r>
      <w:r w:rsidR="008A3EFB">
        <w:rPr>
          <w:rFonts w:ascii="Times New Roman" w:hAnsi="Times New Roman" w:cs="Times New Roman"/>
          <w:sz w:val="24"/>
          <w:szCs w:val="24"/>
        </w:rPr>
        <w:t>,</w:t>
      </w:r>
      <w:r w:rsidR="00E42143">
        <w:rPr>
          <w:rFonts w:ascii="Times New Roman" w:hAnsi="Times New Roman" w:cs="Times New Roman"/>
          <w:sz w:val="24"/>
          <w:szCs w:val="24"/>
        </w:rPr>
        <w:t>61; P = 0</w:t>
      </w:r>
      <w:r w:rsidR="008A3EFB">
        <w:rPr>
          <w:rFonts w:ascii="Times New Roman" w:hAnsi="Times New Roman" w:cs="Times New Roman"/>
          <w:sz w:val="24"/>
          <w:szCs w:val="24"/>
        </w:rPr>
        <w:t>,</w:t>
      </w:r>
      <w:r w:rsidR="00E42143">
        <w:rPr>
          <w:rFonts w:ascii="Times New Roman" w:hAnsi="Times New Roman" w:cs="Times New Roman"/>
          <w:sz w:val="24"/>
          <w:szCs w:val="24"/>
        </w:rPr>
        <w:t>06) and the mean duration of courtship attempts (Z = -0</w:t>
      </w:r>
      <w:r w:rsidR="008A3EFB">
        <w:rPr>
          <w:rFonts w:ascii="Times New Roman" w:hAnsi="Times New Roman" w:cs="Times New Roman"/>
          <w:sz w:val="24"/>
          <w:szCs w:val="24"/>
        </w:rPr>
        <w:t>,</w:t>
      </w:r>
      <w:r w:rsidR="00E42143">
        <w:rPr>
          <w:rFonts w:ascii="Times New Roman" w:hAnsi="Times New Roman" w:cs="Times New Roman"/>
          <w:sz w:val="24"/>
          <w:szCs w:val="24"/>
        </w:rPr>
        <w:t>61; P = 0</w:t>
      </w:r>
      <w:r w:rsidR="008A3EFB">
        <w:rPr>
          <w:rFonts w:ascii="Times New Roman" w:hAnsi="Times New Roman" w:cs="Times New Roman"/>
          <w:sz w:val="24"/>
          <w:szCs w:val="24"/>
        </w:rPr>
        <w:t>,</w:t>
      </w:r>
      <w:r w:rsidR="00E42143">
        <w:rPr>
          <w:rFonts w:ascii="Times New Roman" w:hAnsi="Times New Roman" w:cs="Times New Roman"/>
          <w:sz w:val="24"/>
          <w:szCs w:val="24"/>
        </w:rPr>
        <w:t xml:space="preserve">27). However, </w:t>
      </w:r>
      <w:r w:rsidR="00CF7A6B">
        <w:rPr>
          <w:rFonts w:ascii="Times New Roman" w:hAnsi="Times New Roman" w:cs="Times New Roman"/>
          <w:sz w:val="24"/>
          <w:szCs w:val="24"/>
        </w:rPr>
        <w:t>the number of courtship attempts had a significantly higher variance for the mating trials with mated females (Z = -3</w:t>
      </w:r>
      <w:r w:rsidR="008A3EFB">
        <w:rPr>
          <w:rFonts w:ascii="Times New Roman" w:hAnsi="Times New Roman" w:cs="Times New Roman"/>
          <w:sz w:val="24"/>
          <w:szCs w:val="24"/>
        </w:rPr>
        <w:t>,8</w:t>
      </w:r>
      <w:r w:rsidR="00CF7A6B">
        <w:rPr>
          <w:rFonts w:ascii="Times New Roman" w:hAnsi="Times New Roman" w:cs="Times New Roman"/>
          <w:sz w:val="24"/>
          <w:szCs w:val="24"/>
        </w:rPr>
        <w:t>4; P &lt; 0</w:t>
      </w:r>
      <w:r w:rsidR="008A3EFB">
        <w:rPr>
          <w:rFonts w:ascii="Times New Roman" w:hAnsi="Times New Roman" w:cs="Times New Roman"/>
          <w:sz w:val="24"/>
          <w:szCs w:val="24"/>
        </w:rPr>
        <w:t>,</w:t>
      </w:r>
      <w:r w:rsidR="00CF7A6B">
        <w:rPr>
          <w:rFonts w:ascii="Times New Roman" w:hAnsi="Times New Roman" w:cs="Times New Roman"/>
          <w:sz w:val="24"/>
          <w:szCs w:val="24"/>
        </w:rPr>
        <w:t>01)</w:t>
      </w:r>
      <w:r w:rsidR="00582D67">
        <w:rPr>
          <w:rFonts w:ascii="Times New Roman" w:hAnsi="Times New Roman" w:cs="Times New Roman"/>
          <w:sz w:val="24"/>
          <w:szCs w:val="24"/>
        </w:rPr>
        <w:t>, with a maximum number or attempts of 11, compared to 5 for the trials with unmated final, and a minimum of 1 attempt, compared to 2</w:t>
      </w:r>
      <w:r w:rsidR="00F76D1C">
        <w:rPr>
          <w:rFonts w:ascii="Times New Roman" w:hAnsi="Times New Roman" w:cs="Times New Roman"/>
          <w:sz w:val="24"/>
          <w:szCs w:val="24"/>
        </w:rPr>
        <w:t xml:space="preserve"> for the unmated </w:t>
      </w:r>
      <w:proofErr w:type="gramStart"/>
      <w:r w:rsidR="00F76D1C">
        <w:rPr>
          <w:rFonts w:ascii="Times New Roman" w:hAnsi="Times New Roman" w:cs="Times New Roman"/>
          <w:sz w:val="24"/>
          <w:szCs w:val="24"/>
        </w:rPr>
        <w:t>females</w:t>
      </w:r>
      <w:proofErr w:type="gramEnd"/>
      <w:r w:rsidR="00F76D1C">
        <w:rPr>
          <w:rFonts w:ascii="Times New Roman" w:hAnsi="Times New Roman" w:cs="Times New Roman"/>
          <w:sz w:val="24"/>
          <w:szCs w:val="24"/>
        </w:rPr>
        <w:t xml:space="preserve"> group</w:t>
      </w:r>
      <w:r w:rsidR="00733BF1">
        <w:rPr>
          <w:rFonts w:ascii="Times New Roman" w:hAnsi="Times New Roman" w:cs="Times New Roman"/>
          <w:sz w:val="24"/>
          <w:szCs w:val="24"/>
        </w:rPr>
        <w:t xml:space="preserve"> (Fig. 1b).</w:t>
      </w:r>
      <w:commentRangeEnd w:id="242"/>
      <w:r w:rsidR="00F75EC2">
        <w:rPr>
          <w:rStyle w:val="CommentReference"/>
        </w:rPr>
        <w:commentReference w:id="242"/>
      </w:r>
    </w:p>
    <w:p w14:paraId="4C542B46" w14:textId="13169800" w:rsidR="00307E6C" w:rsidRDefault="00582D67" w:rsidP="00307E6C">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6658AE" wp14:editId="37E2CE71">
            <wp:extent cx="5733415" cy="3187065"/>
            <wp:effectExtent l="0" t="0" r="635" b="0"/>
            <wp:docPr id="44315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3447" name="Picture 443153447"/>
                    <pic:cNvPicPr/>
                  </pic:nvPicPr>
                  <pic:blipFill rotWithShape="1">
                    <a:blip r:embed="rId17">
                      <a:extLst>
                        <a:ext uri="{28A0092B-C50C-407E-A947-70E740481C1C}">
                          <a14:useLocalDpi xmlns:a14="http://schemas.microsoft.com/office/drawing/2010/main" val="0"/>
                        </a:ext>
                      </a:extLst>
                    </a:blip>
                    <a:srcRect t="25875"/>
                    <a:stretch/>
                  </pic:blipFill>
                  <pic:spPr bwMode="auto">
                    <a:xfrm>
                      <a:off x="0" y="0"/>
                      <a:ext cx="5733415" cy="3187065"/>
                    </a:xfrm>
                    <a:prstGeom prst="rect">
                      <a:avLst/>
                    </a:prstGeom>
                    <a:ln>
                      <a:noFill/>
                    </a:ln>
                    <a:extLst>
                      <a:ext uri="{53640926-AAD7-44D8-BBD7-CCE9431645EC}">
                        <a14:shadowObscured xmlns:a14="http://schemas.microsoft.com/office/drawing/2010/main"/>
                      </a:ext>
                    </a:extLst>
                  </pic:spPr>
                </pic:pic>
              </a:graphicData>
            </a:graphic>
          </wp:inline>
        </w:drawing>
      </w:r>
    </w:p>
    <w:p w14:paraId="18CC2DBF" w14:textId="79FDB94F" w:rsidR="00993590" w:rsidRPr="00B96D5F" w:rsidRDefault="00993590" w:rsidP="00B96D5F">
      <w:pPr>
        <w:pStyle w:val="NoSpacing"/>
        <w:jc w:val="both"/>
        <w:rPr>
          <w:sz w:val="18"/>
          <w:szCs w:val="18"/>
        </w:rPr>
      </w:pPr>
      <w:r w:rsidRPr="00B96D5F">
        <w:rPr>
          <w:b/>
          <w:bCs/>
          <w:sz w:val="18"/>
          <w:szCs w:val="18"/>
        </w:rPr>
        <w:t>Figure 1.</w:t>
      </w:r>
      <w:r w:rsidRPr="00B96D5F">
        <w:rPr>
          <w:sz w:val="18"/>
          <w:szCs w:val="18"/>
        </w:rPr>
        <w:t xml:space="preserve"> Comparison of male courtship duration parameters in </w:t>
      </w:r>
      <w:r w:rsidRPr="00B96D5F">
        <w:rPr>
          <w:i/>
          <w:iCs/>
          <w:sz w:val="18"/>
          <w:szCs w:val="18"/>
        </w:rPr>
        <w:t>Dolomedes minor</w:t>
      </w:r>
      <w:r w:rsidRPr="00B96D5F">
        <w:rPr>
          <w:sz w:val="18"/>
          <w:szCs w:val="18"/>
        </w:rPr>
        <w:t xml:space="preserve"> between trials with unmated</w:t>
      </w:r>
      <w:r w:rsidR="00D01722">
        <w:rPr>
          <w:sz w:val="18"/>
          <w:szCs w:val="18"/>
        </w:rPr>
        <w:t xml:space="preserve"> (n = 15)</w:t>
      </w:r>
      <w:r w:rsidRPr="00B96D5F">
        <w:rPr>
          <w:sz w:val="18"/>
          <w:szCs w:val="18"/>
        </w:rPr>
        <w:t xml:space="preserve"> and already mated female</w:t>
      </w:r>
      <w:r w:rsidR="00D01722">
        <w:rPr>
          <w:sz w:val="18"/>
          <w:szCs w:val="18"/>
        </w:rPr>
        <w:t xml:space="preserve"> (n = 15)</w:t>
      </w:r>
      <w:r w:rsidRPr="00B96D5F">
        <w:rPr>
          <w:sz w:val="18"/>
          <w:szCs w:val="18"/>
        </w:rPr>
        <w:t xml:space="preserve">, with (a) total courtship duration, (b) number of </w:t>
      </w:r>
      <w:proofErr w:type="gramStart"/>
      <w:r w:rsidRPr="00B96D5F">
        <w:rPr>
          <w:sz w:val="18"/>
          <w:szCs w:val="18"/>
        </w:rPr>
        <w:t>courtship</w:t>
      </w:r>
      <w:proofErr w:type="gramEnd"/>
      <w:r w:rsidRPr="00B96D5F">
        <w:rPr>
          <w:sz w:val="18"/>
          <w:szCs w:val="18"/>
        </w:rPr>
        <w:t xml:space="preserve"> attempts and (c) mean </w:t>
      </w:r>
      <w:r w:rsidR="00582D67" w:rsidRPr="00B96D5F">
        <w:rPr>
          <w:sz w:val="18"/>
          <w:szCs w:val="18"/>
        </w:rPr>
        <w:t>duration</w:t>
      </w:r>
      <w:r w:rsidRPr="00B96D5F">
        <w:rPr>
          <w:sz w:val="18"/>
          <w:szCs w:val="18"/>
        </w:rPr>
        <w:t xml:space="preserve"> of courtship attempt</w:t>
      </w:r>
      <w:r w:rsidR="00582D67" w:rsidRPr="00B96D5F">
        <w:rPr>
          <w:sz w:val="18"/>
          <w:szCs w:val="18"/>
        </w:rPr>
        <w:t>s</w:t>
      </w:r>
      <w:r w:rsidRPr="00B96D5F">
        <w:rPr>
          <w:sz w:val="18"/>
          <w:szCs w:val="18"/>
        </w:rPr>
        <w:t>. Plots represent the density distribution of the variable as well as the median and the interquartile and 1.5x interquartile range.</w:t>
      </w:r>
      <w:r w:rsidR="007B4735">
        <w:rPr>
          <w:sz w:val="18"/>
          <w:szCs w:val="18"/>
        </w:rPr>
        <w:t xml:space="preserve"> There was no significant mean difference for any of those parameters. Variance </w:t>
      </w:r>
      <w:r w:rsidR="001517EC">
        <w:rPr>
          <w:sz w:val="18"/>
          <w:szCs w:val="18"/>
        </w:rPr>
        <w:t>in</w:t>
      </w:r>
      <w:r w:rsidR="007B4735">
        <w:rPr>
          <w:sz w:val="18"/>
          <w:szCs w:val="18"/>
        </w:rPr>
        <w:t xml:space="preserve"> the number of courtship segments was the only significantly different between the two </w:t>
      </w:r>
      <w:r w:rsidR="006D184D">
        <w:rPr>
          <w:sz w:val="18"/>
          <w:szCs w:val="18"/>
        </w:rPr>
        <w:t>groups.</w:t>
      </w:r>
    </w:p>
    <w:p w14:paraId="2D1B6B38" w14:textId="41D96723" w:rsidR="002C3E9C" w:rsidRDefault="002C3E9C" w:rsidP="00E4552E">
      <w:pPr>
        <w:pStyle w:val="NoSpacing"/>
        <w:spacing w:line="360" w:lineRule="auto"/>
        <w:jc w:val="both"/>
        <w:rPr>
          <w:rFonts w:ascii="Times New Roman" w:hAnsi="Times New Roman" w:cs="Times New Roman"/>
          <w:b/>
          <w:bCs/>
          <w:sz w:val="20"/>
          <w:szCs w:val="20"/>
        </w:rPr>
      </w:pPr>
      <w:r w:rsidRPr="00993590">
        <w:rPr>
          <w:rFonts w:ascii="Times New Roman" w:hAnsi="Times New Roman" w:cs="Times New Roman"/>
          <w:b/>
          <w:bCs/>
          <w:sz w:val="20"/>
          <w:szCs w:val="20"/>
        </w:rPr>
        <w:t xml:space="preserve"> </w:t>
      </w:r>
    </w:p>
    <w:p w14:paraId="3113C37B" w14:textId="51986EF4" w:rsidR="00FF3EAE" w:rsidRDefault="00E6332E" w:rsidP="00E4552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commentRangeStart w:id="243"/>
      <w:r w:rsidR="00884807">
        <w:rPr>
          <w:rFonts w:ascii="Times New Roman" w:hAnsi="Times New Roman" w:cs="Times New Roman"/>
          <w:sz w:val="24"/>
          <w:szCs w:val="24"/>
        </w:rPr>
        <w:t xml:space="preserve">Generalised linear mixed model analyses </w:t>
      </w:r>
      <w:del w:id="244" w:author="Chrissie Painting" w:date="2023-06-21T13:49:00Z">
        <w:r w:rsidR="00884807" w:rsidDel="00F75EC2">
          <w:rPr>
            <w:rFonts w:ascii="Times New Roman" w:hAnsi="Times New Roman" w:cs="Times New Roman"/>
            <w:sz w:val="24"/>
            <w:szCs w:val="24"/>
          </w:rPr>
          <w:delText xml:space="preserve">have </w:delText>
        </w:r>
      </w:del>
      <w:r w:rsidR="00884807">
        <w:rPr>
          <w:rFonts w:ascii="Times New Roman" w:hAnsi="Times New Roman" w:cs="Times New Roman"/>
          <w:sz w:val="24"/>
          <w:szCs w:val="24"/>
        </w:rPr>
        <w:t xml:space="preserve">confirmed that </w:t>
      </w:r>
      <w:del w:id="245" w:author="Chrissie Painting" w:date="2023-06-21T13:53:00Z">
        <w:r w:rsidR="00884807" w:rsidDel="00F75EC2">
          <w:rPr>
            <w:rFonts w:ascii="Times New Roman" w:hAnsi="Times New Roman" w:cs="Times New Roman"/>
            <w:sz w:val="24"/>
            <w:szCs w:val="24"/>
          </w:rPr>
          <w:delText xml:space="preserve">the </w:delText>
        </w:r>
      </w:del>
      <w:r w:rsidR="00884807">
        <w:rPr>
          <w:rFonts w:ascii="Times New Roman" w:hAnsi="Times New Roman" w:cs="Times New Roman"/>
          <w:sz w:val="24"/>
          <w:szCs w:val="24"/>
        </w:rPr>
        <w:t xml:space="preserve">female mating status </w:t>
      </w:r>
      <w:del w:id="246" w:author="Chrissie Painting" w:date="2023-06-21T13:53:00Z">
        <w:r w:rsidR="00884807" w:rsidDel="00F75EC2">
          <w:rPr>
            <w:rFonts w:ascii="Times New Roman" w:hAnsi="Times New Roman" w:cs="Times New Roman"/>
            <w:sz w:val="24"/>
            <w:szCs w:val="24"/>
          </w:rPr>
          <w:delText>had no</w:delText>
        </w:r>
      </w:del>
      <w:ins w:id="247" w:author="Chrissie Painting" w:date="2023-06-21T13:53:00Z">
        <w:r w:rsidR="00F75EC2">
          <w:rPr>
            <w:rFonts w:ascii="Times New Roman" w:hAnsi="Times New Roman" w:cs="Times New Roman"/>
            <w:sz w:val="24"/>
            <w:szCs w:val="24"/>
          </w:rPr>
          <w:t>was not</w:t>
        </w:r>
      </w:ins>
      <w:r w:rsidR="00884807">
        <w:rPr>
          <w:rFonts w:ascii="Times New Roman" w:hAnsi="Times New Roman" w:cs="Times New Roman"/>
          <w:sz w:val="24"/>
          <w:szCs w:val="24"/>
        </w:rPr>
        <w:t xml:space="preserve"> significant</w:t>
      </w:r>
      <w:ins w:id="248" w:author="Chrissie Painting" w:date="2023-06-21T13:53:00Z">
        <w:r w:rsidR="00F75EC2">
          <w:rPr>
            <w:rFonts w:ascii="Times New Roman" w:hAnsi="Times New Roman" w:cs="Times New Roman"/>
            <w:sz w:val="24"/>
            <w:szCs w:val="24"/>
          </w:rPr>
          <w:t xml:space="preserve">ly related to </w:t>
        </w:r>
      </w:ins>
      <w:del w:id="249" w:author="Chrissie Painting" w:date="2023-06-21T13:53:00Z">
        <w:r w:rsidR="00884807" w:rsidDel="00F75EC2">
          <w:rPr>
            <w:rFonts w:ascii="Times New Roman" w:hAnsi="Times New Roman" w:cs="Times New Roman"/>
            <w:sz w:val="24"/>
            <w:szCs w:val="24"/>
          </w:rPr>
          <w:delText xml:space="preserve"> impact on the</w:delText>
        </w:r>
      </w:del>
      <w:r w:rsidR="00884807">
        <w:rPr>
          <w:rFonts w:ascii="Times New Roman" w:hAnsi="Times New Roman" w:cs="Times New Roman"/>
          <w:sz w:val="24"/>
          <w:szCs w:val="24"/>
        </w:rPr>
        <w:t xml:space="preserve"> total courtship duration (χ² = 1</w:t>
      </w:r>
      <w:r w:rsidR="008A3EFB">
        <w:rPr>
          <w:rFonts w:ascii="Times New Roman" w:hAnsi="Times New Roman" w:cs="Times New Roman"/>
          <w:sz w:val="24"/>
          <w:szCs w:val="24"/>
        </w:rPr>
        <w:t>,</w:t>
      </w:r>
      <w:r w:rsidR="00884807">
        <w:rPr>
          <w:rFonts w:ascii="Times New Roman" w:hAnsi="Times New Roman" w:cs="Times New Roman"/>
          <w:sz w:val="24"/>
          <w:szCs w:val="24"/>
        </w:rPr>
        <w:t>79; df = 1; P = 0</w:t>
      </w:r>
      <w:r w:rsidR="008A3EFB">
        <w:rPr>
          <w:rFonts w:ascii="Times New Roman" w:hAnsi="Times New Roman" w:cs="Times New Roman"/>
          <w:sz w:val="24"/>
          <w:szCs w:val="24"/>
        </w:rPr>
        <w:t>,</w:t>
      </w:r>
      <w:r w:rsidR="00884807">
        <w:rPr>
          <w:rFonts w:ascii="Times New Roman" w:hAnsi="Times New Roman" w:cs="Times New Roman"/>
          <w:sz w:val="24"/>
          <w:szCs w:val="24"/>
        </w:rPr>
        <w:t>18)</w:t>
      </w:r>
      <w:ins w:id="250" w:author="Chrissie Painting" w:date="2023-06-21T13:55:00Z">
        <w:r w:rsidR="00F75EC2">
          <w:rPr>
            <w:rFonts w:ascii="Times New Roman" w:hAnsi="Times New Roman" w:cs="Times New Roman"/>
            <w:sz w:val="24"/>
            <w:szCs w:val="24"/>
          </w:rPr>
          <w:t>,</w:t>
        </w:r>
      </w:ins>
      <w:del w:id="251" w:author="Chrissie Painting" w:date="2023-06-21T13:55:00Z">
        <w:r w:rsidR="00884807" w:rsidDel="00F75EC2">
          <w:rPr>
            <w:rFonts w:ascii="Times New Roman" w:hAnsi="Times New Roman" w:cs="Times New Roman"/>
            <w:sz w:val="24"/>
            <w:szCs w:val="24"/>
          </w:rPr>
          <w:delText xml:space="preserve"> </w:delText>
        </w:r>
      </w:del>
      <w:del w:id="252" w:author="Chrissie Painting" w:date="2023-06-21T13:54:00Z">
        <w:r w:rsidR="00884807" w:rsidDel="00F75EC2">
          <w:rPr>
            <w:rFonts w:ascii="Times New Roman" w:hAnsi="Times New Roman" w:cs="Times New Roman"/>
            <w:sz w:val="24"/>
            <w:szCs w:val="24"/>
          </w:rPr>
          <w:delText>and the</w:delText>
        </w:r>
      </w:del>
      <w:ins w:id="253" w:author="Chrissie Painting" w:date="2023-06-21T13:56:00Z">
        <w:r w:rsidR="00F75EC2">
          <w:rPr>
            <w:rFonts w:ascii="Times New Roman" w:hAnsi="Times New Roman" w:cs="Times New Roman"/>
            <w:sz w:val="24"/>
            <w:szCs w:val="24"/>
          </w:rPr>
          <w:t xml:space="preserve">or </w:t>
        </w:r>
      </w:ins>
      <w:ins w:id="254" w:author="Chrissie Painting" w:date="2023-06-21T13:54:00Z">
        <w:r w:rsidR="00F75EC2">
          <w:rPr>
            <w:rFonts w:ascii="Times New Roman" w:hAnsi="Times New Roman" w:cs="Times New Roman"/>
            <w:sz w:val="24"/>
            <w:szCs w:val="24"/>
          </w:rPr>
          <w:t xml:space="preserve">the </w:t>
        </w:r>
      </w:ins>
      <w:del w:id="255" w:author="Chrissie Painting" w:date="2023-06-21T13:55:00Z">
        <w:r w:rsidR="00884807" w:rsidDel="00F75EC2">
          <w:rPr>
            <w:rFonts w:ascii="Times New Roman" w:hAnsi="Times New Roman" w:cs="Times New Roman"/>
            <w:sz w:val="24"/>
            <w:szCs w:val="24"/>
          </w:rPr>
          <w:delText xml:space="preserve"> </w:delText>
        </w:r>
      </w:del>
      <w:r w:rsidR="00884807">
        <w:rPr>
          <w:rFonts w:ascii="Times New Roman" w:hAnsi="Times New Roman" w:cs="Times New Roman"/>
          <w:sz w:val="24"/>
          <w:szCs w:val="24"/>
        </w:rPr>
        <w:t>mean duration of courtship attempts (χ² = 3</w:t>
      </w:r>
      <w:r w:rsidR="008A3EFB">
        <w:rPr>
          <w:rFonts w:ascii="Times New Roman" w:hAnsi="Times New Roman" w:cs="Times New Roman"/>
          <w:sz w:val="24"/>
          <w:szCs w:val="24"/>
        </w:rPr>
        <w:t>,</w:t>
      </w:r>
      <w:r w:rsidR="00884807">
        <w:rPr>
          <w:rFonts w:ascii="Times New Roman" w:hAnsi="Times New Roman" w:cs="Times New Roman"/>
          <w:sz w:val="24"/>
          <w:szCs w:val="24"/>
        </w:rPr>
        <w:t xml:space="preserve">42; df = 1; </w:t>
      </w:r>
      <w:r w:rsidR="00F057CB">
        <w:rPr>
          <w:rFonts w:ascii="Times New Roman" w:hAnsi="Times New Roman" w:cs="Times New Roman"/>
          <w:sz w:val="24"/>
          <w:szCs w:val="24"/>
        </w:rPr>
        <w:t>P</w:t>
      </w:r>
      <w:r w:rsidR="00125AB2">
        <w:rPr>
          <w:rFonts w:ascii="Times New Roman" w:hAnsi="Times New Roman" w:cs="Times New Roman"/>
          <w:sz w:val="24"/>
          <w:szCs w:val="24"/>
        </w:rPr>
        <w:t xml:space="preserve"> = 0</w:t>
      </w:r>
      <w:r w:rsidR="008A3EFB">
        <w:rPr>
          <w:rFonts w:ascii="Times New Roman" w:hAnsi="Times New Roman" w:cs="Times New Roman"/>
          <w:sz w:val="24"/>
          <w:szCs w:val="24"/>
        </w:rPr>
        <w:t>,</w:t>
      </w:r>
      <w:r w:rsidR="00125AB2">
        <w:rPr>
          <w:rFonts w:ascii="Times New Roman" w:hAnsi="Times New Roman" w:cs="Times New Roman"/>
          <w:sz w:val="24"/>
          <w:szCs w:val="24"/>
        </w:rPr>
        <w:t xml:space="preserve">06). </w:t>
      </w:r>
      <w:commentRangeEnd w:id="243"/>
      <w:r w:rsidR="003228C5">
        <w:rPr>
          <w:rStyle w:val="CommentReference"/>
        </w:rPr>
        <w:commentReference w:id="243"/>
      </w:r>
      <w:r w:rsidR="00125AB2">
        <w:rPr>
          <w:rFonts w:ascii="Times New Roman" w:hAnsi="Times New Roman" w:cs="Times New Roman"/>
          <w:sz w:val="24"/>
          <w:szCs w:val="24"/>
        </w:rPr>
        <w:t xml:space="preserve">Similarly, </w:t>
      </w:r>
      <w:r w:rsidR="00B8061F">
        <w:rPr>
          <w:rFonts w:ascii="Times New Roman" w:hAnsi="Times New Roman" w:cs="Times New Roman"/>
          <w:sz w:val="24"/>
          <w:szCs w:val="24"/>
        </w:rPr>
        <w:t>the number of attacks from the female had no impact on the total courtship duration (χ² = 0</w:t>
      </w:r>
      <w:r w:rsidR="008A3EFB">
        <w:rPr>
          <w:rFonts w:ascii="Times New Roman" w:hAnsi="Times New Roman" w:cs="Times New Roman"/>
          <w:sz w:val="24"/>
          <w:szCs w:val="24"/>
        </w:rPr>
        <w:t>,</w:t>
      </w:r>
      <w:r w:rsidR="00B8061F">
        <w:rPr>
          <w:rFonts w:ascii="Times New Roman" w:hAnsi="Times New Roman" w:cs="Times New Roman"/>
          <w:sz w:val="24"/>
          <w:szCs w:val="24"/>
        </w:rPr>
        <w:t>59; df = 1; P = 0</w:t>
      </w:r>
      <w:r w:rsidR="008A3EFB">
        <w:rPr>
          <w:rFonts w:ascii="Times New Roman" w:hAnsi="Times New Roman" w:cs="Times New Roman"/>
          <w:sz w:val="24"/>
          <w:szCs w:val="24"/>
        </w:rPr>
        <w:t>,</w:t>
      </w:r>
      <w:r w:rsidR="00B8061F">
        <w:rPr>
          <w:rFonts w:ascii="Times New Roman" w:hAnsi="Times New Roman" w:cs="Times New Roman"/>
          <w:sz w:val="24"/>
          <w:szCs w:val="24"/>
        </w:rPr>
        <w:t>44) and the mean duration of courtship attempts (χ² = 0</w:t>
      </w:r>
      <w:r w:rsidR="008A3EFB">
        <w:rPr>
          <w:rFonts w:ascii="Times New Roman" w:hAnsi="Times New Roman" w:cs="Times New Roman"/>
          <w:sz w:val="24"/>
          <w:szCs w:val="24"/>
        </w:rPr>
        <w:t>,</w:t>
      </w:r>
      <w:r w:rsidR="00B8061F">
        <w:rPr>
          <w:rFonts w:ascii="Times New Roman" w:hAnsi="Times New Roman" w:cs="Times New Roman"/>
          <w:sz w:val="24"/>
          <w:szCs w:val="24"/>
        </w:rPr>
        <w:t>83; df = 1; P = 0</w:t>
      </w:r>
      <w:r w:rsidR="008A3EFB">
        <w:rPr>
          <w:rFonts w:ascii="Times New Roman" w:hAnsi="Times New Roman" w:cs="Times New Roman"/>
          <w:sz w:val="24"/>
          <w:szCs w:val="24"/>
        </w:rPr>
        <w:t>,</w:t>
      </w:r>
      <w:r w:rsidR="00B8061F">
        <w:rPr>
          <w:rFonts w:ascii="Times New Roman" w:hAnsi="Times New Roman" w:cs="Times New Roman"/>
          <w:sz w:val="24"/>
          <w:szCs w:val="24"/>
        </w:rPr>
        <w:t xml:space="preserve">36). </w:t>
      </w:r>
      <w:commentRangeStart w:id="256"/>
      <w:r w:rsidR="00B8061F">
        <w:rPr>
          <w:rFonts w:ascii="Times New Roman" w:hAnsi="Times New Roman" w:cs="Times New Roman"/>
          <w:sz w:val="24"/>
          <w:szCs w:val="24"/>
        </w:rPr>
        <w:t xml:space="preserve">However, for the number of courtship attempts, the number of attacks from the female was the only explanatory variable retained by the analysis of parsimony and was shown to have a positive </w:t>
      </w:r>
      <w:r w:rsidR="00605206">
        <w:rPr>
          <w:rFonts w:ascii="Times New Roman" w:hAnsi="Times New Roman" w:cs="Times New Roman"/>
          <w:sz w:val="24"/>
          <w:szCs w:val="24"/>
        </w:rPr>
        <w:t>effect (β = 0</w:t>
      </w:r>
      <w:r w:rsidR="008A3EFB">
        <w:rPr>
          <w:rFonts w:ascii="Times New Roman" w:hAnsi="Times New Roman" w:cs="Times New Roman"/>
          <w:sz w:val="24"/>
          <w:szCs w:val="24"/>
        </w:rPr>
        <w:t>,</w:t>
      </w:r>
      <w:r w:rsidR="00605206">
        <w:rPr>
          <w:rFonts w:ascii="Times New Roman" w:hAnsi="Times New Roman" w:cs="Times New Roman"/>
          <w:sz w:val="24"/>
          <w:szCs w:val="24"/>
        </w:rPr>
        <w:t>06; se = 0</w:t>
      </w:r>
      <w:r w:rsidR="008A3EFB">
        <w:rPr>
          <w:rFonts w:ascii="Times New Roman" w:hAnsi="Times New Roman" w:cs="Times New Roman"/>
          <w:sz w:val="24"/>
          <w:szCs w:val="24"/>
        </w:rPr>
        <w:t>,</w:t>
      </w:r>
      <w:r w:rsidR="00605206">
        <w:rPr>
          <w:rFonts w:ascii="Times New Roman" w:hAnsi="Times New Roman" w:cs="Times New Roman"/>
          <w:sz w:val="24"/>
          <w:szCs w:val="24"/>
        </w:rPr>
        <w:t>02; Z = 3</w:t>
      </w:r>
      <w:r w:rsidR="008A3EFB">
        <w:rPr>
          <w:rFonts w:ascii="Times New Roman" w:hAnsi="Times New Roman" w:cs="Times New Roman"/>
          <w:sz w:val="24"/>
          <w:szCs w:val="24"/>
        </w:rPr>
        <w:t>,</w:t>
      </w:r>
      <w:r w:rsidR="00605206">
        <w:rPr>
          <w:rFonts w:ascii="Times New Roman" w:hAnsi="Times New Roman" w:cs="Times New Roman"/>
          <w:sz w:val="24"/>
          <w:szCs w:val="24"/>
        </w:rPr>
        <w:t>15; P &lt; 0</w:t>
      </w:r>
      <w:r w:rsidR="008A3EFB">
        <w:rPr>
          <w:rFonts w:ascii="Times New Roman" w:hAnsi="Times New Roman" w:cs="Times New Roman"/>
          <w:sz w:val="24"/>
          <w:szCs w:val="24"/>
        </w:rPr>
        <w:t>,</w:t>
      </w:r>
      <w:r w:rsidR="00605206">
        <w:rPr>
          <w:rFonts w:ascii="Times New Roman" w:hAnsi="Times New Roman" w:cs="Times New Roman"/>
          <w:sz w:val="24"/>
          <w:szCs w:val="24"/>
        </w:rPr>
        <w:t>01).</w:t>
      </w:r>
      <w:commentRangeEnd w:id="256"/>
      <w:r w:rsidR="003228C5">
        <w:rPr>
          <w:rStyle w:val="CommentReference"/>
        </w:rPr>
        <w:commentReference w:id="256"/>
      </w:r>
    </w:p>
    <w:p w14:paraId="07CF6395" w14:textId="77777777" w:rsidR="00853935" w:rsidRDefault="00853935" w:rsidP="00E4552E">
      <w:pPr>
        <w:pStyle w:val="NoSpacing"/>
        <w:spacing w:line="360" w:lineRule="auto"/>
        <w:jc w:val="both"/>
        <w:rPr>
          <w:rFonts w:ascii="Times New Roman" w:hAnsi="Times New Roman" w:cs="Times New Roman"/>
          <w:sz w:val="24"/>
          <w:szCs w:val="24"/>
        </w:rPr>
      </w:pPr>
    </w:p>
    <w:p w14:paraId="474BB587" w14:textId="2BEEBE4F" w:rsidR="00853935" w:rsidRPr="00853935" w:rsidRDefault="00853935" w:rsidP="00E4552E">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Influence of female mating status on male courtship structure</w:t>
      </w:r>
    </w:p>
    <w:p w14:paraId="267A3C84" w14:textId="1C820380" w:rsidR="000D4138" w:rsidRPr="008E36FD" w:rsidRDefault="00683176" w:rsidP="008E36FD">
      <w:pPr>
        <w:pStyle w:val="NoSpacing"/>
        <w:spacing w:line="360" w:lineRule="auto"/>
        <w:jc w:val="both"/>
        <w:rPr>
          <w:rFonts w:ascii="Times New Roman" w:hAnsi="Times New Roman" w:cs="Times New Roman"/>
          <w:sz w:val="24"/>
          <w:szCs w:val="24"/>
        </w:rPr>
      </w:pPr>
      <w:commentRangeStart w:id="257"/>
      <w:r>
        <w:rPr>
          <w:rFonts w:ascii="Times New Roman" w:hAnsi="Times New Roman" w:cs="Times New Roman"/>
          <w:sz w:val="24"/>
          <w:szCs w:val="24"/>
        </w:rPr>
        <w:t xml:space="preserve">When presented to a female, </w:t>
      </w:r>
      <w:r>
        <w:rPr>
          <w:rFonts w:ascii="Times New Roman" w:hAnsi="Times New Roman" w:cs="Times New Roman"/>
          <w:i/>
          <w:iCs/>
          <w:sz w:val="24"/>
          <w:szCs w:val="24"/>
        </w:rPr>
        <w:t>D. minor</w:t>
      </w:r>
      <w:r>
        <w:rPr>
          <w:rFonts w:ascii="Times New Roman" w:hAnsi="Times New Roman" w:cs="Times New Roman"/>
          <w:sz w:val="24"/>
          <w:szCs w:val="24"/>
        </w:rPr>
        <w:t xml:space="preserve"> males exhibited specific behaviours and patterns with their body parts. Scoring of fine-scale courtship elements has led to the description of 14 distinct elements including leg, pedipalp and abdominal motions </w:t>
      </w:r>
      <w:r w:rsidR="00682CD0">
        <w:rPr>
          <w:rFonts w:ascii="Times New Roman" w:hAnsi="Times New Roman" w:cs="Times New Roman"/>
          <w:sz w:val="24"/>
          <w:szCs w:val="24"/>
        </w:rPr>
        <w:t>performed in the air or by contacting the substrate</w:t>
      </w:r>
      <w:r>
        <w:rPr>
          <w:rFonts w:ascii="Times New Roman" w:hAnsi="Times New Roman" w:cs="Times New Roman"/>
          <w:sz w:val="24"/>
          <w:szCs w:val="24"/>
        </w:rPr>
        <w:t>. Motions performed with legs had an important diversity, with a total of 6 different elements described (Tab. 1). These leg motions were often exhibited simultaneously and independently between each leg and were sometimes performed by grabbing the female silk dragline with the tarsus</w:t>
      </w:r>
      <w:r w:rsidR="008E36FD">
        <w:rPr>
          <w:rFonts w:ascii="Times New Roman" w:hAnsi="Times New Roman" w:cs="Times New Roman"/>
          <w:sz w:val="24"/>
          <w:szCs w:val="24"/>
        </w:rPr>
        <w:t>.</w:t>
      </w:r>
      <w:commentRangeEnd w:id="257"/>
      <w:r w:rsidR="003228C5">
        <w:rPr>
          <w:rStyle w:val="CommentReference"/>
        </w:rPr>
        <w:commentReference w:id="257"/>
      </w:r>
    </w:p>
    <w:p w14:paraId="768A1960" w14:textId="04B552BB" w:rsidR="005C179B" w:rsidRPr="005A0C5C" w:rsidRDefault="005C179B" w:rsidP="005C179B">
      <w:pPr>
        <w:rPr>
          <w:rFonts w:eastAsia="Times New Roman"/>
          <w:sz w:val="18"/>
          <w:szCs w:val="18"/>
        </w:rPr>
      </w:pPr>
      <w:r w:rsidRPr="005A0C5C">
        <w:rPr>
          <w:rFonts w:eastAsia="Times New Roman"/>
          <w:b/>
          <w:sz w:val="18"/>
          <w:szCs w:val="18"/>
        </w:rPr>
        <w:lastRenderedPageBreak/>
        <w:t>Table 1</w:t>
      </w:r>
      <w:r w:rsidR="00CF7BBA">
        <w:rPr>
          <w:rFonts w:eastAsia="Times New Roman"/>
          <w:b/>
          <w:sz w:val="18"/>
          <w:szCs w:val="18"/>
        </w:rPr>
        <w:t>.</w:t>
      </w:r>
      <w:r w:rsidRPr="005A0C5C">
        <w:rPr>
          <w:rFonts w:eastAsia="Times New Roman"/>
          <w:sz w:val="18"/>
          <w:szCs w:val="18"/>
        </w:rPr>
        <w:t xml:space="preserve"> Ethogram of male courtship behaviours in </w:t>
      </w:r>
      <w:r w:rsidRPr="005A0C5C">
        <w:rPr>
          <w:rFonts w:eastAsia="Times New Roman"/>
          <w:i/>
          <w:sz w:val="18"/>
          <w:szCs w:val="18"/>
        </w:rPr>
        <w:t>Dolomedes minor</w:t>
      </w:r>
      <w:r w:rsidRPr="005A0C5C">
        <w:rPr>
          <w:rFonts w:eastAsia="Times New Roman"/>
          <w:sz w:val="18"/>
          <w:szCs w:val="18"/>
        </w:rPr>
        <w:t>.</w:t>
      </w:r>
    </w:p>
    <w:p w14:paraId="592AB319" w14:textId="77777777" w:rsidR="005C179B" w:rsidRPr="005C179B" w:rsidRDefault="005C179B" w:rsidP="005C179B">
      <w:pPr>
        <w:rPr>
          <w:rFonts w:ascii="Times New Roman" w:eastAsia="Times New Roman" w:hAnsi="Times New Roman" w:cs="Times New Roman"/>
          <w:sz w:val="12"/>
          <w:szCs w:val="12"/>
        </w:rPr>
      </w:pPr>
    </w:p>
    <w:tbl>
      <w:tblPr>
        <w:tblW w:w="9930" w:type="dxa"/>
        <w:tblInd w:w="-431" w:type="dxa"/>
        <w:tblBorders>
          <w:insideH w:val="nil"/>
          <w:insideV w:val="nil"/>
        </w:tblBorders>
        <w:tblLayout w:type="fixed"/>
        <w:tblLook w:val="0400" w:firstRow="0" w:lastRow="0" w:firstColumn="0" w:lastColumn="0" w:noHBand="0" w:noVBand="1"/>
      </w:tblPr>
      <w:tblGrid>
        <w:gridCol w:w="573"/>
        <w:gridCol w:w="284"/>
        <w:gridCol w:w="2978"/>
        <w:gridCol w:w="6095"/>
      </w:tblGrid>
      <w:tr w:rsidR="005C179B" w14:paraId="61AEFB08" w14:textId="77777777" w:rsidTr="005C179B">
        <w:tc>
          <w:tcPr>
            <w:tcW w:w="573" w:type="dxa"/>
            <w:tcBorders>
              <w:top w:val="nil"/>
              <w:left w:val="nil"/>
              <w:bottom w:val="nil"/>
              <w:right w:val="nil"/>
            </w:tcBorders>
          </w:tcPr>
          <w:p w14:paraId="2AFC5E74" w14:textId="77777777" w:rsidR="005C179B" w:rsidRDefault="005C179B">
            <w:pPr>
              <w:jc w:val="both"/>
              <w:rPr>
                <w:rFonts w:ascii="Times New Roman" w:eastAsia="Times New Roman" w:hAnsi="Times New Roman" w:cs="Times New Roman"/>
                <w:b/>
              </w:rPr>
            </w:pPr>
          </w:p>
        </w:tc>
        <w:tc>
          <w:tcPr>
            <w:tcW w:w="284" w:type="dxa"/>
            <w:tcBorders>
              <w:top w:val="nil"/>
              <w:left w:val="nil"/>
              <w:bottom w:val="nil"/>
              <w:right w:val="nil"/>
            </w:tcBorders>
          </w:tcPr>
          <w:p w14:paraId="2EC0553E" w14:textId="77777777" w:rsidR="005C179B" w:rsidRDefault="005C179B">
            <w:pPr>
              <w:jc w:val="both"/>
              <w:rPr>
                <w:rFonts w:ascii="Times New Roman" w:eastAsia="Times New Roman" w:hAnsi="Times New Roman" w:cs="Times New Roman"/>
                <w:b/>
              </w:rPr>
            </w:pPr>
          </w:p>
        </w:tc>
        <w:tc>
          <w:tcPr>
            <w:tcW w:w="2976" w:type="dxa"/>
            <w:tcBorders>
              <w:top w:val="single" w:sz="12" w:space="0" w:color="000000"/>
              <w:left w:val="nil"/>
              <w:bottom w:val="single" w:sz="12" w:space="0" w:color="000000"/>
              <w:right w:val="nil"/>
            </w:tcBorders>
            <w:hideMark/>
          </w:tcPr>
          <w:p w14:paraId="239301D8" w14:textId="77777777" w:rsidR="005C179B" w:rsidRDefault="005C179B">
            <w:pPr>
              <w:jc w:val="both"/>
              <w:rPr>
                <w:rFonts w:ascii="Times New Roman" w:eastAsia="Times New Roman" w:hAnsi="Times New Roman" w:cs="Times New Roman"/>
                <w:b/>
              </w:rPr>
            </w:pPr>
            <w:r>
              <w:rPr>
                <w:rFonts w:ascii="Times New Roman" w:eastAsia="Times New Roman" w:hAnsi="Times New Roman" w:cs="Times New Roman"/>
                <w:b/>
              </w:rPr>
              <w:t>Behaviour</w:t>
            </w:r>
          </w:p>
        </w:tc>
        <w:tc>
          <w:tcPr>
            <w:tcW w:w="6091" w:type="dxa"/>
            <w:tcBorders>
              <w:top w:val="single" w:sz="12" w:space="0" w:color="000000"/>
              <w:left w:val="nil"/>
              <w:bottom w:val="single" w:sz="12" w:space="0" w:color="000000"/>
              <w:right w:val="nil"/>
            </w:tcBorders>
            <w:hideMark/>
          </w:tcPr>
          <w:p w14:paraId="59BA7889" w14:textId="77777777" w:rsidR="005C179B" w:rsidRDefault="005C179B">
            <w:pPr>
              <w:jc w:val="both"/>
              <w:rPr>
                <w:rFonts w:ascii="Times New Roman" w:eastAsia="Times New Roman" w:hAnsi="Times New Roman" w:cs="Times New Roman"/>
                <w:b/>
              </w:rPr>
            </w:pPr>
            <w:r>
              <w:rPr>
                <w:rFonts w:ascii="Times New Roman" w:eastAsia="Times New Roman" w:hAnsi="Times New Roman" w:cs="Times New Roman"/>
                <w:b/>
              </w:rPr>
              <w:t>Description</w:t>
            </w:r>
          </w:p>
        </w:tc>
      </w:tr>
      <w:tr w:rsidR="005C179B" w14:paraId="6F4691A5" w14:textId="77777777" w:rsidTr="005C179B">
        <w:trPr>
          <w:trHeight w:val="192"/>
        </w:trPr>
        <w:tc>
          <w:tcPr>
            <w:tcW w:w="573" w:type="dxa"/>
            <w:tcBorders>
              <w:top w:val="nil"/>
              <w:left w:val="nil"/>
              <w:bottom w:val="nil"/>
              <w:right w:val="nil"/>
            </w:tcBorders>
          </w:tcPr>
          <w:p w14:paraId="10E144E4" w14:textId="77777777" w:rsidR="005C179B" w:rsidRPr="005C179B" w:rsidRDefault="005C179B">
            <w:pPr>
              <w:jc w:val="both"/>
              <w:rPr>
                <w:rFonts w:ascii="Times New Roman" w:eastAsia="Times New Roman" w:hAnsi="Times New Roman" w:cs="Times New Roman"/>
                <w:b/>
                <w:sz w:val="2"/>
                <w:szCs w:val="2"/>
              </w:rPr>
            </w:pPr>
          </w:p>
        </w:tc>
        <w:tc>
          <w:tcPr>
            <w:tcW w:w="284" w:type="dxa"/>
            <w:tcBorders>
              <w:top w:val="nil"/>
              <w:left w:val="nil"/>
              <w:bottom w:val="nil"/>
              <w:right w:val="nil"/>
            </w:tcBorders>
          </w:tcPr>
          <w:p w14:paraId="2D1C9048" w14:textId="77777777" w:rsidR="005C179B" w:rsidRPr="005C179B" w:rsidRDefault="005C179B">
            <w:pPr>
              <w:jc w:val="both"/>
              <w:rPr>
                <w:rFonts w:ascii="Times New Roman" w:eastAsia="Times New Roman" w:hAnsi="Times New Roman" w:cs="Times New Roman"/>
                <w:b/>
                <w:sz w:val="2"/>
                <w:szCs w:val="2"/>
              </w:rPr>
            </w:pPr>
          </w:p>
        </w:tc>
        <w:tc>
          <w:tcPr>
            <w:tcW w:w="2976" w:type="dxa"/>
            <w:tcBorders>
              <w:top w:val="single" w:sz="12" w:space="0" w:color="000000"/>
              <w:left w:val="nil"/>
              <w:bottom w:val="nil"/>
              <w:right w:val="nil"/>
            </w:tcBorders>
          </w:tcPr>
          <w:p w14:paraId="3BD7EF80" w14:textId="77777777" w:rsidR="005C179B" w:rsidRPr="005C179B" w:rsidRDefault="005C179B">
            <w:pPr>
              <w:jc w:val="both"/>
              <w:rPr>
                <w:rFonts w:ascii="Times New Roman" w:eastAsia="Times New Roman" w:hAnsi="Times New Roman" w:cs="Times New Roman"/>
                <w:b/>
                <w:sz w:val="2"/>
                <w:szCs w:val="2"/>
              </w:rPr>
            </w:pPr>
          </w:p>
        </w:tc>
        <w:tc>
          <w:tcPr>
            <w:tcW w:w="6091" w:type="dxa"/>
            <w:tcBorders>
              <w:top w:val="single" w:sz="12" w:space="0" w:color="000000"/>
              <w:left w:val="nil"/>
              <w:bottom w:val="nil"/>
              <w:right w:val="nil"/>
            </w:tcBorders>
          </w:tcPr>
          <w:p w14:paraId="660BD711" w14:textId="77777777" w:rsidR="005C179B" w:rsidRPr="005C179B" w:rsidRDefault="005C179B">
            <w:pPr>
              <w:jc w:val="both"/>
              <w:rPr>
                <w:rFonts w:ascii="Times New Roman" w:eastAsia="Times New Roman" w:hAnsi="Times New Roman" w:cs="Times New Roman"/>
                <w:b/>
                <w:sz w:val="2"/>
                <w:szCs w:val="2"/>
              </w:rPr>
            </w:pPr>
          </w:p>
        </w:tc>
      </w:tr>
      <w:tr w:rsidR="005C179B" w14:paraId="277E274D" w14:textId="77777777" w:rsidTr="005C179B">
        <w:trPr>
          <w:trHeight w:val="1432"/>
        </w:trPr>
        <w:tc>
          <w:tcPr>
            <w:tcW w:w="573" w:type="dxa"/>
            <w:vMerge w:val="restart"/>
            <w:tcBorders>
              <w:top w:val="nil"/>
              <w:left w:val="nil"/>
              <w:bottom w:val="nil"/>
              <w:right w:val="single" w:sz="4" w:space="0" w:color="000000"/>
            </w:tcBorders>
            <w:textDirection w:val="btLr"/>
            <w:hideMark/>
          </w:tcPr>
          <w:p w14:paraId="014E6B6B" w14:textId="3E7505D5" w:rsidR="005C179B" w:rsidRDefault="005C179B">
            <w:pPr>
              <w:ind w:left="113" w:right="113"/>
              <w:jc w:val="center"/>
              <w:rPr>
                <w:rFonts w:ascii="Times New Roman" w:eastAsia="Times New Roman" w:hAnsi="Times New Roman" w:cs="Times New Roman"/>
              </w:rPr>
            </w:pPr>
            <w:r>
              <w:rPr>
                <w:rFonts w:ascii="Times New Roman" w:eastAsia="Times New Roman" w:hAnsi="Times New Roman" w:cs="Times New Roman"/>
              </w:rPr>
              <w:t xml:space="preserve">Leg </w:t>
            </w:r>
            <w:r w:rsidR="00D35B20">
              <w:rPr>
                <w:rFonts w:ascii="Times New Roman" w:eastAsia="Times New Roman" w:hAnsi="Times New Roman" w:cs="Times New Roman"/>
              </w:rPr>
              <w:t>Display</w:t>
            </w:r>
          </w:p>
        </w:tc>
        <w:tc>
          <w:tcPr>
            <w:tcW w:w="284" w:type="dxa"/>
            <w:tcBorders>
              <w:top w:val="nil"/>
              <w:left w:val="single" w:sz="4" w:space="0" w:color="000000"/>
              <w:bottom w:val="nil"/>
              <w:right w:val="nil"/>
            </w:tcBorders>
          </w:tcPr>
          <w:p w14:paraId="387BA0BE" w14:textId="77777777" w:rsidR="005C179B" w:rsidRDefault="005C179B">
            <w:pPr>
              <w:rPr>
                <w:rFonts w:ascii="Times New Roman" w:eastAsia="Times New Roman" w:hAnsi="Times New Roman" w:cs="Times New Roman"/>
              </w:rPr>
            </w:pPr>
          </w:p>
        </w:tc>
        <w:tc>
          <w:tcPr>
            <w:tcW w:w="2976" w:type="dxa"/>
            <w:tcBorders>
              <w:top w:val="nil"/>
              <w:left w:val="nil"/>
              <w:bottom w:val="single" w:sz="4" w:space="0" w:color="000000"/>
              <w:right w:val="nil"/>
            </w:tcBorders>
            <w:hideMark/>
          </w:tcPr>
          <w:p w14:paraId="79D26DB1" w14:textId="5734BF0A" w:rsidR="005C179B" w:rsidRPr="00CA4BAB" w:rsidRDefault="005C179B" w:rsidP="005C179B">
            <w:pPr>
              <w:spacing w:line="240" w:lineRule="auto"/>
              <w:rPr>
                <w:rFonts w:ascii="Times New Roman" w:eastAsia="Times New Roman" w:hAnsi="Times New Roman" w:cs="Times New Roman"/>
                <w:b/>
                <w:bCs/>
              </w:rPr>
            </w:pPr>
            <w:r>
              <w:rPr>
                <w:rFonts w:ascii="Times New Roman" w:eastAsia="Times New Roman" w:hAnsi="Times New Roman" w:cs="Times New Roman"/>
                <w:color w:val="000000"/>
              </w:rPr>
              <w:t>Leg Raise</w:t>
            </w:r>
          </w:p>
        </w:tc>
        <w:tc>
          <w:tcPr>
            <w:tcW w:w="6091" w:type="dxa"/>
            <w:tcBorders>
              <w:top w:val="nil"/>
              <w:left w:val="nil"/>
              <w:bottom w:val="single" w:sz="4" w:space="0" w:color="000000"/>
              <w:right w:val="nil"/>
            </w:tcBorders>
            <w:hideMark/>
          </w:tcPr>
          <w:p w14:paraId="18C70E59" w14:textId="7D3C3FA9" w:rsidR="005C179B" w:rsidRDefault="005C179B" w:rsidP="005C179B">
            <w:pPr>
              <w:spacing w:line="240" w:lineRule="auto"/>
              <w:jc w:val="both"/>
              <w:rPr>
                <w:rFonts w:ascii="Times New Roman" w:eastAsia="Times New Roman" w:hAnsi="Times New Roman" w:cs="Times New Roman"/>
                <w:b/>
              </w:rPr>
            </w:pPr>
            <w:r>
              <w:rPr>
                <w:rFonts w:ascii="Times New Roman" w:eastAsia="Times New Roman" w:hAnsi="Times New Roman" w:cs="Times New Roman"/>
                <w:color w:val="000000"/>
              </w:rPr>
              <w:t>Raising of one or more of the legs, straight or slightly bent, for at least one second without performing any specific aerial pattern with the tarsus. Behaviour ends when the leg is lowered and touches the substrate or a specific vibrational pattern is drawn with the tarsus or the whole leg (See Wave and Aerial Tremulation). </w:t>
            </w:r>
          </w:p>
        </w:tc>
      </w:tr>
      <w:tr w:rsidR="005C179B" w14:paraId="021F8E4A" w14:textId="77777777" w:rsidTr="00632F92">
        <w:trPr>
          <w:trHeight w:val="1399"/>
        </w:trPr>
        <w:tc>
          <w:tcPr>
            <w:tcW w:w="573" w:type="dxa"/>
            <w:vMerge/>
            <w:tcBorders>
              <w:top w:val="nil"/>
              <w:left w:val="nil"/>
              <w:bottom w:val="nil"/>
              <w:right w:val="single" w:sz="4" w:space="0" w:color="000000"/>
            </w:tcBorders>
            <w:vAlign w:val="center"/>
            <w:hideMark/>
          </w:tcPr>
          <w:p w14:paraId="2DB68CF1" w14:textId="77777777" w:rsidR="005C179B" w:rsidRDefault="005C179B">
            <w:pPr>
              <w:rPr>
                <w:rFonts w:ascii="Times New Roman" w:eastAsia="Times New Roman" w:hAnsi="Times New Roman" w:cs="Times New Roman"/>
              </w:rPr>
            </w:pPr>
          </w:p>
        </w:tc>
        <w:tc>
          <w:tcPr>
            <w:tcW w:w="284" w:type="dxa"/>
            <w:tcBorders>
              <w:top w:val="nil"/>
              <w:left w:val="single" w:sz="4" w:space="0" w:color="000000"/>
              <w:bottom w:val="nil"/>
              <w:right w:val="nil"/>
            </w:tcBorders>
          </w:tcPr>
          <w:p w14:paraId="4F49B678"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59E9E6EB" w14:textId="310B99F9"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Wave</w:t>
            </w:r>
          </w:p>
        </w:tc>
        <w:tc>
          <w:tcPr>
            <w:tcW w:w="6091" w:type="dxa"/>
            <w:tcBorders>
              <w:top w:val="single" w:sz="4" w:space="0" w:color="000000"/>
              <w:left w:val="nil"/>
              <w:bottom w:val="single" w:sz="4" w:space="0" w:color="000000"/>
              <w:right w:val="nil"/>
            </w:tcBorders>
            <w:hideMark/>
          </w:tcPr>
          <w:p w14:paraId="7D4CB097" w14:textId="7D5DAC08"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Raising of one or more of the</w:t>
            </w:r>
            <w:r w:rsidR="00632F92">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legs, straight or slightly bent, performing several circular or vertical fluid aerial movements with the whole leg and tarsus. Behaviour ends when the leg has stopped moving for more than one second (see Leg Raise) or is lowered to touch the substrate.</w:t>
            </w:r>
          </w:p>
        </w:tc>
      </w:tr>
      <w:tr w:rsidR="005C179B" w14:paraId="3F394386" w14:textId="77777777" w:rsidTr="00632F92">
        <w:trPr>
          <w:trHeight w:val="1405"/>
        </w:trPr>
        <w:tc>
          <w:tcPr>
            <w:tcW w:w="573" w:type="dxa"/>
            <w:vMerge/>
            <w:tcBorders>
              <w:top w:val="nil"/>
              <w:left w:val="nil"/>
              <w:bottom w:val="nil"/>
              <w:right w:val="single" w:sz="4" w:space="0" w:color="000000"/>
            </w:tcBorders>
            <w:vAlign w:val="center"/>
            <w:hideMark/>
          </w:tcPr>
          <w:p w14:paraId="0FA2630F" w14:textId="77777777" w:rsidR="005C179B" w:rsidRDefault="005C179B">
            <w:pPr>
              <w:rPr>
                <w:rFonts w:ascii="Times New Roman" w:eastAsia="Times New Roman" w:hAnsi="Times New Roman" w:cs="Times New Roman"/>
              </w:rPr>
            </w:pPr>
          </w:p>
        </w:tc>
        <w:tc>
          <w:tcPr>
            <w:tcW w:w="284" w:type="dxa"/>
            <w:tcBorders>
              <w:top w:val="nil"/>
              <w:left w:val="single" w:sz="4" w:space="0" w:color="000000"/>
              <w:bottom w:val="nil"/>
              <w:right w:val="nil"/>
            </w:tcBorders>
          </w:tcPr>
          <w:p w14:paraId="63BEF670"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30011C2D" w14:textId="543F6CBA"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Aerial Tremulation </w:t>
            </w:r>
          </w:p>
        </w:tc>
        <w:tc>
          <w:tcPr>
            <w:tcW w:w="6091" w:type="dxa"/>
            <w:tcBorders>
              <w:top w:val="single" w:sz="4" w:space="0" w:color="000000"/>
              <w:left w:val="nil"/>
              <w:bottom w:val="single" w:sz="4" w:space="0" w:color="000000"/>
              <w:right w:val="nil"/>
            </w:tcBorders>
            <w:hideMark/>
          </w:tcPr>
          <w:p w14:paraId="35A2BCFF" w14:textId="654008FF"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Raising of one more of the front legs, slightly bent, performing quick and repeated vertical movements, freely in the air or by grabbing a female silk dragline. Behaviour ends when the leg has stopped moving for more than one second (see Leg Raise) or is lowered to touch the substrate.</w:t>
            </w:r>
          </w:p>
        </w:tc>
      </w:tr>
      <w:tr w:rsidR="005C179B" w14:paraId="2D47221B" w14:textId="77777777" w:rsidTr="005C179B">
        <w:trPr>
          <w:trHeight w:val="833"/>
        </w:trPr>
        <w:tc>
          <w:tcPr>
            <w:tcW w:w="573" w:type="dxa"/>
            <w:vMerge/>
            <w:tcBorders>
              <w:top w:val="nil"/>
              <w:left w:val="nil"/>
              <w:bottom w:val="nil"/>
              <w:right w:val="single" w:sz="4" w:space="0" w:color="000000"/>
            </w:tcBorders>
            <w:vAlign w:val="center"/>
            <w:hideMark/>
          </w:tcPr>
          <w:p w14:paraId="12E05110" w14:textId="77777777" w:rsidR="005C179B" w:rsidRDefault="005C179B">
            <w:pPr>
              <w:rPr>
                <w:rFonts w:ascii="Times New Roman" w:eastAsia="Times New Roman" w:hAnsi="Times New Roman" w:cs="Times New Roman"/>
              </w:rPr>
            </w:pPr>
          </w:p>
        </w:tc>
        <w:tc>
          <w:tcPr>
            <w:tcW w:w="284" w:type="dxa"/>
            <w:tcBorders>
              <w:top w:val="nil"/>
              <w:left w:val="single" w:sz="4" w:space="0" w:color="000000"/>
              <w:bottom w:val="nil"/>
              <w:right w:val="nil"/>
            </w:tcBorders>
          </w:tcPr>
          <w:p w14:paraId="42927D12"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08D50677" w14:textId="50EFAFE3"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Wipe </w:t>
            </w:r>
          </w:p>
        </w:tc>
        <w:tc>
          <w:tcPr>
            <w:tcW w:w="6091" w:type="dxa"/>
            <w:tcBorders>
              <w:top w:val="single" w:sz="4" w:space="0" w:color="000000"/>
              <w:left w:val="nil"/>
              <w:bottom w:val="single" w:sz="4" w:space="0" w:color="000000"/>
              <w:right w:val="nil"/>
            </w:tcBorders>
            <w:hideMark/>
          </w:tcPr>
          <w:p w14:paraId="6F65BE6C" w14:textId="77777777"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Following Leg Raise, Wave or Aerial Tremulation behaviours, instead of simply touching the substrate, the individual is wiping </w:t>
            </w:r>
            <w:r>
              <w:rPr>
                <w:rFonts w:ascii="Times New Roman" w:eastAsia="Times New Roman" w:hAnsi="Times New Roman" w:cs="Times New Roman"/>
              </w:rPr>
              <w:t>the substrate</w:t>
            </w:r>
            <w:r>
              <w:rPr>
                <w:rFonts w:ascii="Times New Roman" w:eastAsia="Times New Roman" w:hAnsi="Times New Roman" w:cs="Times New Roman"/>
                <w:color w:val="000000"/>
              </w:rPr>
              <w:t xml:space="preserve"> with its tarsus, always toward its cephalothorax. </w:t>
            </w:r>
          </w:p>
        </w:tc>
      </w:tr>
      <w:tr w:rsidR="005C179B" w14:paraId="65381733" w14:textId="77777777" w:rsidTr="00C33687">
        <w:trPr>
          <w:trHeight w:val="856"/>
        </w:trPr>
        <w:tc>
          <w:tcPr>
            <w:tcW w:w="573" w:type="dxa"/>
            <w:vMerge/>
            <w:tcBorders>
              <w:top w:val="nil"/>
              <w:left w:val="nil"/>
              <w:bottom w:val="nil"/>
              <w:right w:val="single" w:sz="4" w:space="0" w:color="000000"/>
            </w:tcBorders>
            <w:vAlign w:val="center"/>
            <w:hideMark/>
          </w:tcPr>
          <w:p w14:paraId="1CF43CCE" w14:textId="77777777" w:rsidR="005C179B" w:rsidRDefault="005C179B">
            <w:pPr>
              <w:rPr>
                <w:rFonts w:ascii="Times New Roman" w:eastAsia="Times New Roman" w:hAnsi="Times New Roman" w:cs="Times New Roman"/>
              </w:rPr>
            </w:pPr>
          </w:p>
        </w:tc>
        <w:tc>
          <w:tcPr>
            <w:tcW w:w="284" w:type="dxa"/>
            <w:tcBorders>
              <w:top w:val="nil"/>
              <w:left w:val="single" w:sz="4" w:space="0" w:color="000000"/>
              <w:bottom w:val="nil"/>
              <w:right w:val="nil"/>
            </w:tcBorders>
          </w:tcPr>
          <w:p w14:paraId="60CD59E4"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40FE5C5D" w14:textId="258270B0"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Quick Tapping </w:t>
            </w:r>
          </w:p>
        </w:tc>
        <w:tc>
          <w:tcPr>
            <w:tcW w:w="6091" w:type="dxa"/>
            <w:tcBorders>
              <w:top w:val="single" w:sz="4" w:space="0" w:color="000000"/>
              <w:left w:val="nil"/>
              <w:bottom w:val="single" w:sz="4" w:space="0" w:color="000000"/>
              <w:right w:val="nil"/>
            </w:tcBorders>
            <w:hideMark/>
          </w:tcPr>
          <w:p w14:paraId="792A4222" w14:textId="60D31843"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Extension forward of one or more of the front legs with a quick tapping on the substrate, sometimes performed on female legs when the male is </w:t>
            </w:r>
            <w:r w:rsidR="00C33687">
              <w:rPr>
                <w:rFonts w:ascii="Times New Roman" w:eastAsia="Times New Roman" w:hAnsi="Times New Roman" w:cs="Times New Roman"/>
                <w:color w:val="000000"/>
              </w:rPr>
              <w:t>close to a mounting attempt</w:t>
            </w:r>
            <w:r>
              <w:rPr>
                <w:rFonts w:ascii="Times New Roman" w:eastAsia="Times New Roman" w:hAnsi="Times New Roman" w:cs="Times New Roman"/>
                <w:color w:val="000000"/>
              </w:rPr>
              <w:t>. </w:t>
            </w:r>
          </w:p>
        </w:tc>
      </w:tr>
      <w:tr w:rsidR="005C179B" w14:paraId="79CE7608" w14:textId="77777777" w:rsidTr="005C179B">
        <w:trPr>
          <w:trHeight w:val="1131"/>
        </w:trPr>
        <w:tc>
          <w:tcPr>
            <w:tcW w:w="573" w:type="dxa"/>
            <w:vMerge/>
            <w:tcBorders>
              <w:top w:val="nil"/>
              <w:left w:val="nil"/>
              <w:bottom w:val="nil"/>
              <w:right w:val="single" w:sz="4" w:space="0" w:color="000000"/>
            </w:tcBorders>
            <w:vAlign w:val="center"/>
            <w:hideMark/>
          </w:tcPr>
          <w:p w14:paraId="33DEDB51" w14:textId="77777777" w:rsidR="005C179B" w:rsidRDefault="005C179B">
            <w:pPr>
              <w:rPr>
                <w:rFonts w:ascii="Times New Roman" w:eastAsia="Times New Roman" w:hAnsi="Times New Roman" w:cs="Times New Roman"/>
              </w:rPr>
            </w:pPr>
          </w:p>
        </w:tc>
        <w:tc>
          <w:tcPr>
            <w:tcW w:w="284" w:type="dxa"/>
            <w:tcBorders>
              <w:top w:val="nil"/>
              <w:left w:val="single" w:sz="4" w:space="0" w:color="000000"/>
              <w:bottom w:val="nil"/>
              <w:right w:val="nil"/>
            </w:tcBorders>
          </w:tcPr>
          <w:p w14:paraId="07907976"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4C905ED6" w14:textId="3160C70C"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Leg Rubbing </w:t>
            </w:r>
          </w:p>
        </w:tc>
        <w:tc>
          <w:tcPr>
            <w:tcW w:w="6091" w:type="dxa"/>
            <w:tcBorders>
              <w:top w:val="single" w:sz="4" w:space="0" w:color="000000"/>
              <w:left w:val="nil"/>
              <w:bottom w:val="single" w:sz="4" w:space="0" w:color="000000"/>
              <w:right w:val="nil"/>
            </w:tcBorders>
            <w:hideMark/>
          </w:tcPr>
          <w:p w14:paraId="59930FB5" w14:textId="6E6B6CAE"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While mounting the female, legs are bent and perform quick vertical and </w:t>
            </w:r>
            <w:r w:rsidR="00C33687">
              <w:rPr>
                <w:rFonts w:ascii="Times New Roman" w:eastAsia="Times New Roman" w:hAnsi="Times New Roman" w:cs="Times New Roman"/>
                <w:color w:val="000000"/>
              </w:rPr>
              <w:t xml:space="preserve">horizontal </w:t>
            </w:r>
            <w:r>
              <w:rPr>
                <w:rFonts w:ascii="Times New Roman" w:eastAsia="Times New Roman" w:hAnsi="Times New Roman" w:cs="Times New Roman"/>
                <w:color w:val="000000"/>
              </w:rPr>
              <w:t>repeated movements. Often associated with a repositioning of the male on the female and approaching of the pedipalps toward the female genitalia.</w:t>
            </w:r>
          </w:p>
        </w:tc>
      </w:tr>
      <w:tr w:rsidR="005C179B" w14:paraId="4494481F" w14:textId="77777777" w:rsidTr="00C33687">
        <w:trPr>
          <w:trHeight w:val="686"/>
        </w:trPr>
        <w:tc>
          <w:tcPr>
            <w:tcW w:w="573" w:type="dxa"/>
            <w:tcBorders>
              <w:top w:val="nil"/>
              <w:left w:val="nil"/>
              <w:bottom w:val="nil"/>
              <w:right w:val="nil"/>
            </w:tcBorders>
          </w:tcPr>
          <w:p w14:paraId="0093049A" w14:textId="77777777" w:rsidR="005C179B" w:rsidRDefault="005C179B">
            <w:pPr>
              <w:jc w:val="both"/>
              <w:rPr>
                <w:rFonts w:ascii="Times New Roman" w:eastAsia="Times New Roman" w:hAnsi="Times New Roman" w:cs="Times New Roman"/>
              </w:rPr>
            </w:pPr>
          </w:p>
        </w:tc>
        <w:tc>
          <w:tcPr>
            <w:tcW w:w="284" w:type="dxa"/>
            <w:tcBorders>
              <w:top w:val="nil"/>
              <w:left w:val="nil"/>
              <w:bottom w:val="nil"/>
              <w:right w:val="nil"/>
            </w:tcBorders>
          </w:tcPr>
          <w:p w14:paraId="23242671"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3CE3941F" w14:textId="7FC130B1"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Pedipalp </w:t>
            </w:r>
            <w:r w:rsidR="00D35B20">
              <w:rPr>
                <w:rFonts w:ascii="Times New Roman" w:eastAsia="Times New Roman" w:hAnsi="Times New Roman" w:cs="Times New Roman"/>
                <w:color w:val="000000"/>
              </w:rPr>
              <w:t>Display</w:t>
            </w:r>
            <w:r>
              <w:rPr>
                <w:rFonts w:ascii="Times New Roman" w:eastAsia="Times New Roman" w:hAnsi="Times New Roman" w:cs="Times New Roman"/>
                <w:color w:val="000000"/>
              </w:rPr>
              <w:t xml:space="preserve"> </w:t>
            </w:r>
          </w:p>
        </w:tc>
        <w:tc>
          <w:tcPr>
            <w:tcW w:w="6091" w:type="dxa"/>
            <w:tcBorders>
              <w:top w:val="single" w:sz="4" w:space="0" w:color="000000"/>
              <w:left w:val="nil"/>
              <w:bottom w:val="single" w:sz="4" w:space="0" w:color="000000"/>
              <w:right w:val="nil"/>
            </w:tcBorders>
            <w:hideMark/>
          </w:tcPr>
          <w:p w14:paraId="01B62ACA" w14:textId="77777777"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Quick vertical and repeated movement of both pedipalps in the air, sometimes while grabbing a female silk dragline.</w:t>
            </w:r>
          </w:p>
        </w:tc>
      </w:tr>
      <w:tr w:rsidR="005C179B" w14:paraId="1690735E" w14:textId="77777777" w:rsidTr="005C179B">
        <w:trPr>
          <w:trHeight w:val="893"/>
        </w:trPr>
        <w:tc>
          <w:tcPr>
            <w:tcW w:w="573" w:type="dxa"/>
            <w:tcBorders>
              <w:top w:val="nil"/>
              <w:left w:val="nil"/>
              <w:bottom w:val="nil"/>
              <w:right w:val="nil"/>
            </w:tcBorders>
          </w:tcPr>
          <w:p w14:paraId="079FA4B6" w14:textId="77777777" w:rsidR="005C179B" w:rsidRDefault="005C179B">
            <w:pPr>
              <w:jc w:val="both"/>
              <w:rPr>
                <w:rFonts w:ascii="Times New Roman" w:eastAsia="Times New Roman" w:hAnsi="Times New Roman" w:cs="Times New Roman"/>
              </w:rPr>
            </w:pPr>
          </w:p>
        </w:tc>
        <w:tc>
          <w:tcPr>
            <w:tcW w:w="284" w:type="dxa"/>
            <w:tcBorders>
              <w:top w:val="nil"/>
              <w:left w:val="nil"/>
              <w:bottom w:val="nil"/>
              <w:right w:val="nil"/>
            </w:tcBorders>
          </w:tcPr>
          <w:p w14:paraId="127E7D43"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19982E16" w14:textId="1329DF5D"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Body Surge </w:t>
            </w:r>
          </w:p>
        </w:tc>
        <w:tc>
          <w:tcPr>
            <w:tcW w:w="6091" w:type="dxa"/>
            <w:tcBorders>
              <w:top w:val="single" w:sz="4" w:space="0" w:color="000000"/>
              <w:left w:val="nil"/>
              <w:bottom w:val="single" w:sz="4" w:space="0" w:color="000000"/>
              <w:right w:val="nil"/>
            </w:tcBorders>
            <w:hideMark/>
          </w:tcPr>
          <w:p w14:paraId="7E2CC50D" w14:textId="77777777"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Sudden tap of the abdomen on the substrate with contraction of the whole body. Often paired with an abrupt tap of some of the legs on the substrate, especially when they are already raised.</w:t>
            </w:r>
          </w:p>
        </w:tc>
      </w:tr>
      <w:tr w:rsidR="005C179B" w14:paraId="47180FD4" w14:textId="77777777" w:rsidTr="00C33687">
        <w:trPr>
          <w:trHeight w:val="638"/>
        </w:trPr>
        <w:tc>
          <w:tcPr>
            <w:tcW w:w="573" w:type="dxa"/>
            <w:tcBorders>
              <w:top w:val="nil"/>
              <w:left w:val="nil"/>
              <w:bottom w:val="nil"/>
              <w:right w:val="nil"/>
            </w:tcBorders>
          </w:tcPr>
          <w:p w14:paraId="3EA6A980" w14:textId="77777777" w:rsidR="005C179B" w:rsidRDefault="005C179B">
            <w:pPr>
              <w:jc w:val="both"/>
              <w:rPr>
                <w:rFonts w:ascii="Times New Roman" w:eastAsia="Times New Roman" w:hAnsi="Times New Roman" w:cs="Times New Roman"/>
              </w:rPr>
            </w:pPr>
          </w:p>
        </w:tc>
        <w:tc>
          <w:tcPr>
            <w:tcW w:w="284" w:type="dxa"/>
            <w:tcBorders>
              <w:top w:val="nil"/>
              <w:left w:val="nil"/>
              <w:bottom w:val="nil"/>
              <w:right w:val="nil"/>
            </w:tcBorders>
          </w:tcPr>
          <w:p w14:paraId="1AC170DD"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0A138E34" w14:textId="2466A3BD"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Abdominal Tremulation </w:t>
            </w:r>
          </w:p>
        </w:tc>
        <w:tc>
          <w:tcPr>
            <w:tcW w:w="6091" w:type="dxa"/>
            <w:tcBorders>
              <w:top w:val="single" w:sz="4" w:space="0" w:color="000000"/>
              <w:left w:val="nil"/>
              <w:bottom w:val="single" w:sz="4" w:space="0" w:color="000000"/>
              <w:right w:val="nil"/>
            </w:tcBorders>
            <w:hideMark/>
          </w:tcPr>
          <w:p w14:paraId="2B43120C" w14:textId="77777777"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Repeated quick horizontal vibration of the abdomen</w:t>
            </w:r>
            <w:r>
              <w:rPr>
                <w:rFonts w:ascii="Times New Roman" w:eastAsia="Times New Roman" w:hAnsi="Times New Roman" w:cs="Times New Roman"/>
              </w:rPr>
              <w:t xml:space="preserve"> without touching the substrate.</w:t>
            </w:r>
          </w:p>
        </w:tc>
      </w:tr>
      <w:tr w:rsidR="005C179B" w14:paraId="7CF6ECD9" w14:textId="77777777" w:rsidTr="005C179B">
        <w:trPr>
          <w:trHeight w:val="615"/>
        </w:trPr>
        <w:tc>
          <w:tcPr>
            <w:tcW w:w="573" w:type="dxa"/>
            <w:tcBorders>
              <w:top w:val="nil"/>
              <w:left w:val="nil"/>
              <w:bottom w:val="nil"/>
              <w:right w:val="nil"/>
            </w:tcBorders>
          </w:tcPr>
          <w:p w14:paraId="01241E12" w14:textId="77777777" w:rsidR="005C179B" w:rsidRDefault="005C179B">
            <w:pPr>
              <w:jc w:val="both"/>
              <w:rPr>
                <w:rFonts w:ascii="Times New Roman" w:eastAsia="Times New Roman" w:hAnsi="Times New Roman" w:cs="Times New Roman"/>
              </w:rPr>
            </w:pPr>
          </w:p>
        </w:tc>
        <w:tc>
          <w:tcPr>
            <w:tcW w:w="284" w:type="dxa"/>
            <w:tcBorders>
              <w:top w:val="nil"/>
              <w:left w:val="nil"/>
              <w:bottom w:val="nil"/>
              <w:right w:val="nil"/>
            </w:tcBorders>
          </w:tcPr>
          <w:p w14:paraId="61A25B26"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2C8FAD01" w14:textId="0173C488"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Grooming </w:t>
            </w:r>
          </w:p>
        </w:tc>
        <w:tc>
          <w:tcPr>
            <w:tcW w:w="6091" w:type="dxa"/>
            <w:tcBorders>
              <w:top w:val="single" w:sz="4" w:space="0" w:color="000000"/>
              <w:left w:val="nil"/>
              <w:bottom w:val="single" w:sz="4" w:space="0" w:color="000000"/>
              <w:right w:val="nil"/>
            </w:tcBorders>
            <w:hideMark/>
          </w:tcPr>
          <w:p w14:paraId="1EECC965" w14:textId="77777777"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Brushing of the pedipalps, legs and chelicerae together, sometimes only two of them.</w:t>
            </w:r>
          </w:p>
        </w:tc>
      </w:tr>
      <w:tr w:rsidR="005C179B" w14:paraId="7DF0BE23" w14:textId="77777777" w:rsidTr="005C179B">
        <w:trPr>
          <w:trHeight w:val="615"/>
        </w:trPr>
        <w:tc>
          <w:tcPr>
            <w:tcW w:w="573" w:type="dxa"/>
            <w:tcBorders>
              <w:top w:val="nil"/>
              <w:left w:val="nil"/>
              <w:bottom w:val="nil"/>
              <w:right w:val="nil"/>
            </w:tcBorders>
          </w:tcPr>
          <w:p w14:paraId="27E933C6" w14:textId="77777777" w:rsidR="005C179B" w:rsidRDefault="005C179B">
            <w:pPr>
              <w:jc w:val="both"/>
              <w:rPr>
                <w:rFonts w:ascii="Times New Roman" w:eastAsia="Times New Roman" w:hAnsi="Times New Roman" w:cs="Times New Roman"/>
              </w:rPr>
            </w:pPr>
          </w:p>
        </w:tc>
        <w:tc>
          <w:tcPr>
            <w:tcW w:w="284" w:type="dxa"/>
            <w:tcBorders>
              <w:top w:val="nil"/>
              <w:left w:val="nil"/>
              <w:bottom w:val="nil"/>
              <w:right w:val="nil"/>
            </w:tcBorders>
          </w:tcPr>
          <w:p w14:paraId="3873FEFC"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5509CB09" w14:textId="65C32D92"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Approach </w:t>
            </w:r>
          </w:p>
        </w:tc>
        <w:tc>
          <w:tcPr>
            <w:tcW w:w="6091" w:type="dxa"/>
            <w:tcBorders>
              <w:top w:val="single" w:sz="4" w:space="0" w:color="000000"/>
              <w:left w:val="nil"/>
              <w:bottom w:val="single" w:sz="4" w:space="0" w:color="000000"/>
              <w:right w:val="nil"/>
            </w:tcBorders>
            <w:hideMark/>
          </w:tcPr>
          <w:p w14:paraId="73BEE8AA" w14:textId="77777777"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Locomotion toward the female accompanied by clear courtship signals.</w:t>
            </w:r>
          </w:p>
        </w:tc>
      </w:tr>
      <w:tr w:rsidR="005C179B" w14:paraId="25D129B9" w14:textId="77777777" w:rsidTr="00C33687">
        <w:trPr>
          <w:trHeight w:val="1161"/>
        </w:trPr>
        <w:tc>
          <w:tcPr>
            <w:tcW w:w="573" w:type="dxa"/>
            <w:tcBorders>
              <w:top w:val="nil"/>
              <w:left w:val="nil"/>
              <w:bottom w:val="nil"/>
              <w:right w:val="nil"/>
            </w:tcBorders>
          </w:tcPr>
          <w:p w14:paraId="17BB32A3" w14:textId="77777777" w:rsidR="005C179B" w:rsidRDefault="005C179B">
            <w:pPr>
              <w:jc w:val="both"/>
              <w:rPr>
                <w:rFonts w:ascii="Times New Roman" w:eastAsia="Times New Roman" w:hAnsi="Times New Roman" w:cs="Times New Roman"/>
              </w:rPr>
            </w:pPr>
          </w:p>
        </w:tc>
        <w:tc>
          <w:tcPr>
            <w:tcW w:w="284" w:type="dxa"/>
            <w:tcBorders>
              <w:top w:val="nil"/>
              <w:left w:val="nil"/>
              <w:bottom w:val="nil"/>
              <w:right w:val="nil"/>
            </w:tcBorders>
          </w:tcPr>
          <w:p w14:paraId="03925CAD"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20FA1AF0" w14:textId="130C5205"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Retreat </w:t>
            </w:r>
          </w:p>
        </w:tc>
        <w:tc>
          <w:tcPr>
            <w:tcW w:w="6091" w:type="dxa"/>
            <w:tcBorders>
              <w:top w:val="single" w:sz="4" w:space="0" w:color="000000"/>
              <w:left w:val="nil"/>
              <w:bottom w:val="single" w:sz="4" w:space="0" w:color="000000"/>
              <w:right w:val="nil"/>
            </w:tcBorders>
            <w:hideMark/>
          </w:tcPr>
          <w:p w14:paraId="35E8249B" w14:textId="77777777"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Quick moving away from the female in response to a clear signal from </w:t>
            </w:r>
            <w:r>
              <w:rPr>
                <w:rFonts w:ascii="Times New Roman" w:eastAsia="Times New Roman" w:hAnsi="Times New Roman" w:cs="Times New Roman"/>
              </w:rPr>
              <w:t>her</w:t>
            </w:r>
            <w:r>
              <w:rPr>
                <w:rFonts w:ascii="Times New Roman" w:eastAsia="Times New Roman" w:hAnsi="Times New Roman" w:cs="Times New Roman"/>
                <w:color w:val="000000"/>
              </w:rPr>
              <w:t xml:space="preserve"> such as a vibration, a movement or an attack. Behaviour can be triggered when the male is mounting the female, always leading to the end of Mount behaviour. </w:t>
            </w:r>
          </w:p>
        </w:tc>
      </w:tr>
      <w:tr w:rsidR="005C179B" w14:paraId="59B18538" w14:textId="77777777" w:rsidTr="005C179B">
        <w:trPr>
          <w:trHeight w:val="345"/>
        </w:trPr>
        <w:tc>
          <w:tcPr>
            <w:tcW w:w="573" w:type="dxa"/>
            <w:tcBorders>
              <w:top w:val="nil"/>
              <w:left w:val="nil"/>
              <w:bottom w:val="nil"/>
              <w:right w:val="nil"/>
            </w:tcBorders>
          </w:tcPr>
          <w:p w14:paraId="643A68C2" w14:textId="77777777" w:rsidR="005C179B" w:rsidRDefault="005C179B">
            <w:pPr>
              <w:jc w:val="both"/>
              <w:rPr>
                <w:rFonts w:ascii="Times New Roman" w:eastAsia="Times New Roman" w:hAnsi="Times New Roman" w:cs="Times New Roman"/>
              </w:rPr>
            </w:pPr>
          </w:p>
        </w:tc>
        <w:tc>
          <w:tcPr>
            <w:tcW w:w="284" w:type="dxa"/>
            <w:tcBorders>
              <w:top w:val="nil"/>
              <w:left w:val="nil"/>
              <w:bottom w:val="nil"/>
              <w:right w:val="nil"/>
            </w:tcBorders>
          </w:tcPr>
          <w:p w14:paraId="2FD1D06A"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4" w:space="0" w:color="000000"/>
              <w:right w:val="nil"/>
            </w:tcBorders>
            <w:hideMark/>
          </w:tcPr>
          <w:p w14:paraId="1F35489A" w14:textId="14542B6A"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Mount </w:t>
            </w:r>
          </w:p>
        </w:tc>
        <w:tc>
          <w:tcPr>
            <w:tcW w:w="6091" w:type="dxa"/>
            <w:tcBorders>
              <w:top w:val="single" w:sz="4" w:space="0" w:color="000000"/>
              <w:left w:val="nil"/>
              <w:bottom w:val="single" w:sz="4" w:space="0" w:color="000000"/>
              <w:right w:val="nil"/>
            </w:tcBorders>
            <w:hideMark/>
          </w:tcPr>
          <w:p w14:paraId="5A2F0A78" w14:textId="77777777"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Male climb</w:t>
            </w:r>
            <w:r>
              <w:rPr>
                <w:rFonts w:ascii="Times New Roman" w:eastAsia="Times New Roman" w:hAnsi="Times New Roman" w:cs="Times New Roman"/>
              </w:rPr>
              <w:t xml:space="preserve">s </w:t>
            </w:r>
            <w:r>
              <w:rPr>
                <w:rFonts w:ascii="Times New Roman" w:eastAsia="Times New Roman" w:hAnsi="Times New Roman" w:cs="Times New Roman"/>
                <w:color w:val="000000"/>
              </w:rPr>
              <w:t>onto the female’s abdomen. </w:t>
            </w:r>
          </w:p>
        </w:tc>
      </w:tr>
      <w:tr w:rsidR="005C179B" w14:paraId="204F218E" w14:textId="77777777" w:rsidTr="005C179B">
        <w:trPr>
          <w:trHeight w:val="600"/>
        </w:trPr>
        <w:tc>
          <w:tcPr>
            <w:tcW w:w="573" w:type="dxa"/>
            <w:tcBorders>
              <w:top w:val="nil"/>
              <w:left w:val="nil"/>
              <w:bottom w:val="nil"/>
              <w:right w:val="nil"/>
            </w:tcBorders>
          </w:tcPr>
          <w:p w14:paraId="0A509734" w14:textId="77777777" w:rsidR="005C179B" w:rsidRDefault="005C179B">
            <w:pPr>
              <w:jc w:val="both"/>
              <w:rPr>
                <w:rFonts w:ascii="Times New Roman" w:eastAsia="Times New Roman" w:hAnsi="Times New Roman" w:cs="Times New Roman"/>
              </w:rPr>
            </w:pPr>
          </w:p>
        </w:tc>
        <w:tc>
          <w:tcPr>
            <w:tcW w:w="284" w:type="dxa"/>
            <w:tcBorders>
              <w:top w:val="nil"/>
              <w:left w:val="nil"/>
              <w:bottom w:val="nil"/>
              <w:right w:val="nil"/>
            </w:tcBorders>
          </w:tcPr>
          <w:p w14:paraId="50C561E8" w14:textId="77777777" w:rsidR="005C179B" w:rsidRDefault="005C179B">
            <w:pPr>
              <w:rPr>
                <w:rFonts w:ascii="Times New Roman" w:eastAsia="Times New Roman" w:hAnsi="Times New Roman" w:cs="Times New Roman"/>
              </w:rPr>
            </w:pPr>
          </w:p>
        </w:tc>
        <w:tc>
          <w:tcPr>
            <w:tcW w:w="2976" w:type="dxa"/>
            <w:tcBorders>
              <w:top w:val="single" w:sz="4" w:space="0" w:color="000000"/>
              <w:left w:val="nil"/>
              <w:bottom w:val="single" w:sz="12" w:space="0" w:color="000000"/>
              <w:right w:val="nil"/>
            </w:tcBorders>
            <w:hideMark/>
          </w:tcPr>
          <w:p w14:paraId="3F49EE14" w14:textId="09FF5D43" w:rsidR="005C179B" w:rsidRDefault="005C179B" w:rsidP="005C179B">
            <w:pPr>
              <w:spacing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Pedipalp Insertion </w:t>
            </w:r>
          </w:p>
        </w:tc>
        <w:tc>
          <w:tcPr>
            <w:tcW w:w="6091" w:type="dxa"/>
            <w:tcBorders>
              <w:top w:val="single" w:sz="4" w:space="0" w:color="000000"/>
              <w:left w:val="nil"/>
              <w:bottom w:val="single" w:sz="12" w:space="0" w:color="000000"/>
              <w:right w:val="nil"/>
            </w:tcBorders>
            <w:hideMark/>
          </w:tcPr>
          <w:p w14:paraId="123F4538" w14:textId="77777777" w:rsidR="005C179B" w:rsidRDefault="005C179B" w:rsidP="005C179B">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rPr>
              <w:t>Extension of one pedipalp toward the genitalia of the female which leads to embolus insertion and successful copulation.</w:t>
            </w:r>
          </w:p>
        </w:tc>
      </w:tr>
    </w:tbl>
    <w:p w14:paraId="77912E4A" w14:textId="1B8676A8" w:rsidR="005E3986" w:rsidRDefault="00AB6217" w:rsidP="00DF699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 total of 15 mating trials with unmated females and 10 mating trials with already mated females were scored for the analysis of courtship structure. In both groups, a total of 14 behaviours and 32 significant transitions were mapped (Fig. 2).</w:t>
      </w:r>
      <w:r w:rsidR="00CF5699">
        <w:rPr>
          <w:rFonts w:ascii="Times New Roman" w:eastAsia="Times New Roman" w:hAnsi="Times New Roman" w:cs="Times New Roman"/>
          <w:sz w:val="24"/>
          <w:szCs w:val="24"/>
        </w:rPr>
        <w:t xml:space="preserve"> For accuracy, all leg motions were grouped as ‘Leg Display’ (Tab</w:t>
      </w:r>
      <w:del w:id="258" w:author="Chrissie Painting" w:date="2023-06-21T14:40:00Z">
        <w:r w:rsidR="00CF5699" w:rsidDel="00D16DA7">
          <w:rPr>
            <w:rFonts w:ascii="Times New Roman" w:eastAsia="Times New Roman" w:hAnsi="Times New Roman" w:cs="Times New Roman"/>
            <w:sz w:val="24"/>
            <w:szCs w:val="24"/>
          </w:rPr>
          <w:delText>.</w:delText>
        </w:r>
      </w:del>
      <w:ins w:id="259" w:author="Chrissie Painting" w:date="2023-06-21T14:40:00Z">
        <w:r w:rsidR="00D16DA7">
          <w:rPr>
            <w:rFonts w:ascii="Times New Roman" w:eastAsia="Times New Roman" w:hAnsi="Times New Roman" w:cs="Times New Roman"/>
            <w:sz w:val="24"/>
            <w:szCs w:val="24"/>
          </w:rPr>
          <w:t>le</w:t>
        </w:r>
      </w:ins>
      <w:r w:rsidR="00CF5699">
        <w:rPr>
          <w:rFonts w:ascii="Times New Roman" w:eastAsia="Times New Roman" w:hAnsi="Times New Roman" w:cs="Times New Roman"/>
          <w:sz w:val="24"/>
          <w:szCs w:val="24"/>
        </w:rPr>
        <w:t xml:space="preserve"> 1) and the ‘Abdominal Tremulation’ behaviour wasn’t included in the scoring, as male’s position often made it impossible to observe. </w:t>
      </w:r>
      <w:bookmarkStart w:id="260" w:name="_Hlk140196189"/>
    </w:p>
    <w:p w14:paraId="5F172862" w14:textId="18FAE0A5" w:rsidR="007A7916" w:rsidRDefault="007A7916" w:rsidP="00AB6217">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7BC1191B" wp14:editId="67B4973B">
            <wp:simplePos x="0" y="0"/>
            <wp:positionH relativeFrom="margin">
              <wp:align>center</wp:align>
            </wp:positionH>
            <wp:positionV relativeFrom="paragraph">
              <wp:posOffset>3810</wp:posOffset>
            </wp:positionV>
            <wp:extent cx="6752590" cy="5067436"/>
            <wp:effectExtent l="0" t="0" r="0" b="0"/>
            <wp:wrapNone/>
            <wp:docPr id="1982769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69006" name="Picture 1982769006"/>
                    <pic:cNvPicPr/>
                  </pic:nvPicPr>
                  <pic:blipFill rotWithShape="1">
                    <a:blip r:embed="rId18">
                      <a:extLst>
                        <a:ext uri="{28A0092B-C50C-407E-A947-70E740481C1C}">
                          <a14:useLocalDpi xmlns:a14="http://schemas.microsoft.com/office/drawing/2010/main" val="0"/>
                        </a:ext>
                      </a:extLst>
                    </a:blip>
                    <a:srcRect r="25042"/>
                    <a:stretch/>
                  </pic:blipFill>
                  <pic:spPr bwMode="auto">
                    <a:xfrm>
                      <a:off x="0" y="0"/>
                      <a:ext cx="6752590" cy="50674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D21BF7" w14:textId="56FF3E03" w:rsidR="00EC3A48" w:rsidRDefault="00EC3A48" w:rsidP="00AB6217">
      <w:pPr>
        <w:jc w:val="both"/>
        <w:rPr>
          <w:rFonts w:ascii="Times New Roman" w:eastAsia="Times New Roman" w:hAnsi="Times New Roman" w:cs="Times New Roman"/>
          <w:noProof/>
          <w:sz w:val="24"/>
          <w:szCs w:val="24"/>
        </w:rPr>
      </w:pPr>
    </w:p>
    <w:p w14:paraId="696CA875" w14:textId="56CD820E" w:rsidR="005E3986" w:rsidRDefault="005E3986" w:rsidP="00AB6217">
      <w:pPr>
        <w:jc w:val="both"/>
        <w:rPr>
          <w:rFonts w:ascii="Times New Roman" w:eastAsia="Times New Roman" w:hAnsi="Times New Roman" w:cs="Times New Roman"/>
          <w:sz w:val="24"/>
          <w:szCs w:val="24"/>
        </w:rPr>
      </w:pPr>
    </w:p>
    <w:p w14:paraId="507D0751" w14:textId="7D24EAC4" w:rsidR="005E3986" w:rsidRDefault="005E3986" w:rsidP="00AB6217">
      <w:pPr>
        <w:jc w:val="both"/>
        <w:rPr>
          <w:rFonts w:ascii="Times New Roman" w:eastAsia="Times New Roman" w:hAnsi="Times New Roman" w:cs="Times New Roman"/>
          <w:sz w:val="24"/>
          <w:szCs w:val="24"/>
        </w:rPr>
      </w:pPr>
    </w:p>
    <w:p w14:paraId="441D44FC" w14:textId="3611DB16" w:rsidR="005E3986" w:rsidRDefault="005E3986" w:rsidP="00AB6217">
      <w:pPr>
        <w:jc w:val="both"/>
        <w:rPr>
          <w:rFonts w:ascii="Times New Roman" w:eastAsia="Times New Roman" w:hAnsi="Times New Roman" w:cs="Times New Roman"/>
          <w:sz w:val="24"/>
          <w:szCs w:val="24"/>
        </w:rPr>
      </w:pPr>
    </w:p>
    <w:p w14:paraId="5148DCA7" w14:textId="77777777" w:rsidR="005E3986" w:rsidRDefault="005E3986" w:rsidP="00AB6217">
      <w:pPr>
        <w:jc w:val="both"/>
        <w:rPr>
          <w:rFonts w:ascii="Times New Roman" w:eastAsia="Times New Roman" w:hAnsi="Times New Roman" w:cs="Times New Roman"/>
          <w:sz w:val="24"/>
          <w:szCs w:val="24"/>
        </w:rPr>
      </w:pPr>
    </w:p>
    <w:p w14:paraId="78695030" w14:textId="1D08231F" w:rsidR="00B3582E" w:rsidRDefault="00B3582E" w:rsidP="00E4552E">
      <w:pPr>
        <w:pStyle w:val="NoSpacing"/>
        <w:spacing w:line="360" w:lineRule="auto"/>
        <w:jc w:val="both"/>
        <w:rPr>
          <w:rFonts w:ascii="Times New Roman" w:hAnsi="Times New Roman" w:cs="Times New Roman"/>
          <w:noProof/>
          <w:sz w:val="24"/>
          <w:szCs w:val="24"/>
        </w:rPr>
      </w:pPr>
    </w:p>
    <w:p w14:paraId="166FD46A" w14:textId="531F6D04" w:rsidR="005E3986" w:rsidRPr="002C3E9C" w:rsidRDefault="005E3986" w:rsidP="00E4552E">
      <w:pPr>
        <w:pStyle w:val="NoSpacing"/>
        <w:spacing w:line="360" w:lineRule="auto"/>
        <w:jc w:val="both"/>
        <w:rPr>
          <w:rFonts w:ascii="Times New Roman" w:hAnsi="Times New Roman" w:cs="Times New Roman"/>
          <w:sz w:val="24"/>
          <w:szCs w:val="24"/>
        </w:rPr>
      </w:pPr>
    </w:p>
    <w:p w14:paraId="658FBEA3" w14:textId="77777777" w:rsidR="00464BC4" w:rsidRDefault="00464BC4" w:rsidP="00E4552E">
      <w:pPr>
        <w:pStyle w:val="NoSpacing"/>
        <w:jc w:val="both"/>
        <w:rPr>
          <w:rFonts w:ascii="Times New Roman" w:hAnsi="Times New Roman" w:cs="Times New Roman"/>
          <w:sz w:val="24"/>
          <w:szCs w:val="24"/>
        </w:rPr>
      </w:pPr>
    </w:p>
    <w:p w14:paraId="5B7DBDF6" w14:textId="77777777" w:rsidR="005E3986" w:rsidRDefault="005E3986" w:rsidP="00E4552E">
      <w:pPr>
        <w:pStyle w:val="NoSpacing"/>
        <w:jc w:val="both"/>
        <w:rPr>
          <w:rFonts w:ascii="Times New Roman" w:hAnsi="Times New Roman" w:cs="Times New Roman"/>
          <w:sz w:val="24"/>
          <w:szCs w:val="24"/>
        </w:rPr>
      </w:pPr>
    </w:p>
    <w:p w14:paraId="0C738D34" w14:textId="77777777" w:rsidR="005E3986" w:rsidRDefault="005E3986" w:rsidP="00E4552E">
      <w:pPr>
        <w:pStyle w:val="NoSpacing"/>
        <w:jc w:val="both"/>
        <w:rPr>
          <w:rFonts w:ascii="Times New Roman" w:hAnsi="Times New Roman" w:cs="Times New Roman"/>
          <w:sz w:val="24"/>
          <w:szCs w:val="24"/>
        </w:rPr>
      </w:pPr>
    </w:p>
    <w:p w14:paraId="44BD3DB2" w14:textId="77777777" w:rsidR="005E3986" w:rsidRDefault="005E3986" w:rsidP="00E4552E">
      <w:pPr>
        <w:pStyle w:val="NoSpacing"/>
        <w:jc w:val="both"/>
        <w:rPr>
          <w:rFonts w:ascii="Times New Roman" w:hAnsi="Times New Roman" w:cs="Times New Roman"/>
          <w:sz w:val="24"/>
          <w:szCs w:val="24"/>
        </w:rPr>
      </w:pPr>
    </w:p>
    <w:p w14:paraId="058DF59A" w14:textId="77777777" w:rsidR="005E3986" w:rsidRDefault="005E3986" w:rsidP="00E4552E">
      <w:pPr>
        <w:pStyle w:val="NoSpacing"/>
        <w:jc w:val="both"/>
        <w:rPr>
          <w:rFonts w:ascii="Times New Roman" w:hAnsi="Times New Roman" w:cs="Times New Roman"/>
          <w:sz w:val="24"/>
          <w:szCs w:val="24"/>
        </w:rPr>
      </w:pPr>
    </w:p>
    <w:p w14:paraId="3DB4751F" w14:textId="77777777" w:rsidR="005E3986" w:rsidRDefault="005E3986" w:rsidP="00E4552E">
      <w:pPr>
        <w:pStyle w:val="NoSpacing"/>
        <w:jc w:val="both"/>
        <w:rPr>
          <w:rFonts w:ascii="Times New Roman" w:hAnsi="Times New Roman" w:cs="Times New Roman"/>
          <w:sz w:val="24"/>
          <w:szCs w:val="24"/>
        </w:rPr>
      </w:pPr>
    </w:p>
    <w:p w14:paraId="7EC474BB" w14:textId="77777777" w:rsidR="005E3986" w:rsidRDefault="005E3986" w:rsidP="00E4552E">
      <w:pPr>
        <w:pStyle w:val="NoSpacing"/>
        <w:jc w:val="both"/>
        <w:rPr>
          <w:rFonts w:ascii="Times New Roman" w:hAnsi="Times New Roman" w:cs="Times New Roman"/>
          <w:sz w:val="24"/>
          <w:szCs w:val="24"/>
        </w:rPr>
      </w:pPr>
    </w:p>
    <w:p w14:paraId="2B61CDAD" w14:textId="77777777" w:rsidR="005E3986" w:rsidRDefault="005E3986" w:rsidP="00E4552E">
      <w:pPr>
        <w:pStyle w:val="NoSpacing"/>
        <w:jc w:val="both"/>
        <w:rPr>
          <w:rFonts w:ascii="Times New Roman" w:hAnsi="Times New Roman" w:cs="Times New Roman"/>
          <w:sz w:val="24"/>
          <w:szCs w:val="24"/>
        </w:rPr>
      </w:pPr>
    </w:p>
    <w:p w14:paraId="6EC74B7F" w14:textId="77777777" w:rsidR="005E3986" w:rsidRDefault="005E3986" w:rsidP="00E4552E">
      <w:pPr>
        <w:pStyle w:val="NoSpacing"/>
        <w:jc w:val="both"/>
        <w:rPr>
          <w:rFonts w:ascii="Times New Roman" w:hAnsi="Times New Roman" w:cs="Times New Roman"/>
          <w:sz w:val="24"/>
          <w:szCs w:val="24"/>
        </w:rPr>
      </w:pPr>
    </w:p>
    <w:p w14:paraId="48C88626" w14:textId="77777777" w:rsidR="005E3986" w:rsidRDefault="005E3986" w:rsidP="00E4552E">
      <w:pPr>
        <w:pStyle w:val="NoSpacing"/>
        <w:jc w:val="both"/>
        <w:rPr>
          <w:rFonts w:ascii="Times New Roman" w:hAnsi="Times New Roman" w:cs="Times New Roman"/>
          <w:sz w:val="24"/>
          <w:szCs w:val="24"/>
        </w:rPr>
      </w:pPr>
    </w:p>
    <w:p w14:paraId="5B36C85F" w14:textId="77777777" w:rsidR="005E3986" w:rsidRDefault="005E3986" w:rsidP="00E4552E">
      <w:pPr>
        <w:pStyle w:val="NoSpacing"/>
        <w:jc w:val="both"/>
        <w:rPr>
          <w:rFonts w:ascii="Times New Roman" w:hAnsi="Times New Roman" w:cs="Times New Roman"/>
          <w:sz w:val="24"/>
          <w:szCs w:val="24"/>
        </w:rPr>
      </w:pPr>
    </w:p>
    <w:p w14:paraId="435E77A8" w14:textId="77777777" w:rsidR="005E3986" w:rsidRDefault="005E3986" w:rsidP="00E4552E">
      <w:pPr>
        <w:pStyle w:val="NoSpacing"/>
        <w:jc w:val="both"/>
        <w:rPr>
          <w:rFonts w:ascii="Times New Roman" w:hAnsi="Times New Roman" w:cs="Times New Roman"/>
          <w:sz w:val="24"/>
          <w:szCs w:val="24"/>
        </w:rPr>
      </w:pPr>
    </w:p>
    <w:p w14:paraId="09B7D060" w14:textId="77777777" w:rsidR="005E3986" w:rsidRDefault="005E3986" w:rsidP="00E4552E">
      <w:pPr>
        <w:pStyle w:val="NoSpacing"/>
        <w:jc w:val="both"/>
        <w:rPr>
          <w:rFonts w:ascii="Times New Roman" w:hAnsi="Times New Roman" w:cs="Times New Roman"/>
          <w:sz w:val="24"/>
          <w:szCs w:val="24"/>
        </w:rPr>
      </w:pPr>
    </w:p>
    <w:p w14:paraId="008D4B8F" w14:textId="77777777" w:rsidR="005E3986" w:rsidRDefault="005E3986" w:rsidP="00E4552E">
      <w:pPr>
        <w:pStyle w:val="NoSpacing"/>
        <w:jc w:val="both"/>
        <w:rPr>
          <w:rFonts w:ascii="Times New Roman" w:hAnsi="Times New Roman" w:cs="Times New Roman"/>
          <w:sz w:val="24"/>
          <w:szCs w:val="24"/>
        </w:rPr>
      </w:pPr>
    </w:p>
    <w:p w14:paraId="3BDA85B8" w14:textId="77777777" w:rsidR="005E3986" w:rsidRDefault="005E3986" w:rsidP="00E4552E">
      <w:pPr>
        <w:pStyle w:val="NoSpacing"/>
        <w:jc w:val="both"/>
        <w:rPr>
          <w:rFonts w:ascii="Times New Roman" w:hAnsi="Times New Roman" w:cs="Times New Roman"/>
          <w:sz w:val="24"/>
          <w:szCs w:val="24"/>
        </w:rPr>
      </w:pPr>
    </w:p>
    <w:p w14:paraId="069ED461" w14:textId="77777777" w:rsidR="005E3986" w:rsidRDefault="005E3986" w:rsidP="00E4552E">
      <w:pPr>
        <w:pStyle w:val="NoSpacing"/>
        <w:jc w:val="both"/>
        <w:rPr>
          <w:rFonts w:ascii="Times New Roman" w:hAnsi="Times New Roman" w:cs="Times New Roman"/>
          <w:sz w:val="24"/>
          <w:szCs w:val="24"/>
        </w:rPr>
      </w:pPr>
    </w:p>
    <w:p w14:paraId="20BA57D1" w14:textId="77777777" w:rsidR="005E3986" w:rsidRDefault="005E3986" w:rsidP="00E4552E">
      <w:pPr>
        <w:pStyle w:val="NoSpacing"/>
        <w:jc w:val="both"/>
        <w:rPr>
          <w:rFonts w:ascii="Times New Roman" w:hAnsi="Times New Roman" w:cs="Times New Roman"/>
          <w:sz w:val="24"/>
          <w:szCs w:val="24"/>
        </w:rPr>
      </w:pPr>
    </w:p>
    <w:p w14:paraId="348BD11C" w14:textId="77777777" w:rsidR="005E3986" w:rsidRDefault="005E3986" w:rsidP="00E4552E">
      <w:pPr>
        <w:pStyle w:val="NoSpacing"/>
        <w:jc w:val="both"/>
        <w:rPr>
          <w:rFonts w:ascii="Times New Roman" w:hAnsi="Times New Roman" w:cs="Times New Roman"/>
          <w:sz w:val="24"/>
          <w:szCs w:val="24"/>
        </w:rPr>
      </w:pPr>
    </w:p>
    <w:p w14:paraId="27947353" w14:textId="77777777" w:rsidR="00EC3A48" w:rsidRDefault="00EC3A48" w:rsidP="00985E4A">
      <w:pPr>
        <w:pStyle w:val="NoSpacing"/>
        <w:jc w:val="center"/>
        <w:rPr>
          <w:rFonts w:ascii="Times New Roman" w:hAnsi="Times New Roman" w:cs="Times New Roman"/>
          <w:noProof/>
          <w:sz w:val="24"/>
          <w:szCs w:val="24"/>
        </w:rPr>
      </w:pPr>
    </w:p>
    <w:p w14:paraId="3DC85D70" w14:textId="2FF00FA1" w:rsidR="00985E4A" w:rsidRDefault="00EC3A48" w:rsidP="00985E4A">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A0EFCD" wp14:editId="3B7FE90F">
            <wp:extent cx="3793894" cy="1546860"/>
            <wp:effectExtent l="0" t="0" r="0" b="0"/>
            <wp:docPr id="456084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84865" name="Picture 456084865"/>
                    <pic:cNvPicPr/>
                  </pic:nvPicPr>
                  <pic:blipFill rotWithShape="1">
                    <a:blip r:embed="rId19">
                      <a:extLst>
                        <a:ext uri="{28A0092B-C50C-407E-A947-70E740481C1C}">
                          <a14:useLocalDpi xmlns:a14="http://schemas.microsoft.com/office/drawing/2010/main" val="0"/>
                        </a:ext>
                      </a:extLst>
                    </a:blip>
                    <a:srcRect l="4918" t="77011" r="40591"/>
                    <a:stretch/>
                  </pic:blipFill>
                  <pic:spPr bwMode="auto">
                    <a:xfrm>
                      <a:off x="0" y="0"/>
                      <a:ext cx="3803227" cy="1550665"/>
                    </a:xfrm>
                    <a:prstGeom prst="rect">
                      <a:avLst/>
                    </a:prstGeom>
                    <a:ln>
                      <a:noFill/>
                    </a:ln>
                    <a:extLst>
                      <a:ext uri="{53640926-AAD7-44D8-BBD7-CCE9431645EC}">
                        <a14:shadowObscured xmlns:a14="http://schemas.microsoft.com/office/drawing/2010/main"/>
                      </a:ext>
                    </a:extLst>
                  </pic:spPr>
                </pic:pic>
              </a:graphicData>
            </a:graphic>
          </wp:inline>
        </w:drawing>
      </w:r>
    </w:p>
    <w:p w14:paraId="520EF15A" w14:textId="77777777" w:rsidR="00985E4A" w:rsidRDefault="00985E4A" w:rsidP="000A0A9B">
      <w:pPr>
        <w:pStyle w:val="NoSpacing"/>
        <w:jc w:val="both"/>
        <w:rPr>
          <w:b/>
          <w:bCs/>
          <w:sz w:val="18"/>
          <w:szCs w:val="18"/>
        </w:rPr>
      </w:pPr>
    </w:p>
    <w:p w14:paraId="39FE2753" w14:textId="48D1C201" w:rsidR="000A0A9B" w:rsidRPr="000D4138" w:rsidRDefault="000A0A9B" w:rsidP="000A0A9B">
      <w:pPr>
        <w:pStyle w:val="NoSpacing"/>
        <w:jc w:val="both"/>
        <w:rPr>
          <w:sz w:val="18"/>
          <w:szCs w:val="18"/>
        </w:rPr>
      </w:pPr>
      <w:r w:rsidRPr="00B96D5F">
        <w:rPr>
          <w:b/>
          <w:bCs/>
          <w:sz w:val="18"/>
          <w:szCs w:val="18"/>
        </w:rPr>
        <w:t xml:space="preserve">Figure </w:t>
      </w:r>
      <w:r>
        <w:rPr>
          <w:b/>
          <w:bCs/>
          <w:sz w:val="18"/>
          <w:szCs w:val="18"/>
        </w:rPr>
        <w:t>2</w:t>
      </w:r>
      <w:r w:rsidRPr="00B96D5F">
        <w:rPr>
          <w:b/>
          <w:bCs/>
          <w:sz w:val="18"/>
          <w:szCs w:val="18"/>
        </w:rPr>
        <w:t>.</w:t>
      </w:r>
      <w:r w:rsidRPr="00B96D5F">
        <w:rPr>
          <w:sz w:val="18"/>
          <w:szCs w:val="18"/>
        </w:rPr>
        <w:t xml:space="preserve"> </w:t>
      </w:r>
      <w:r w:rsidR="000D4138">
        <w:rPr>
          <w:sz w:val="18"/>
          <w:szCs w:val="18"/>
        </w:rPr>
        <w:t xml:space="preserve">Sequential analysis of </w:t>
      </w:r>
      <w:r w:rsidR="000D4138">
        <w:rPr>
          <w:i/>
          <w:iCs/>
          <w:sz w:val="18"/>
          <w:szCs w:val="18"/>
        </w:rPr>
        <w:t>Dolomedes minor</w:t>
      </w:r>
      <w:r w:rsidR="000D4138">
        <w:rPr>
          <w:sz w:val="18"/>
          <w:szCs w:val="18"/>
        </w:rPr>
        <w:t xml:space="preserve"> male courtship behaviour exhibited during mating with (a) unmated females (n = 15) and (b) already mated females (n = 10). Only </w:t>
      </w:r>
      <w:r w:rsidR="00E902D2">
        <w:rPr>
          <w:sz w:val="18"/>
          <w:szCs w:val="18"/>
        </w:rPr>
        <w:t>behavioural transitions</w:t>
      </w:r>
      <w:r w:rsidR="000D4138">
        <w:rPr>
          <w:sz w:val="18"/>
          <w:szCs w:val="18"/>
        </w:rPr>
        <w:t xml:space="preserve"> that were</w:t>
      </w:r>
      <w:r w:rsidR="00E902D2">
        <w:rPr>
          <w:sz w:val="18"/>
          <w:szCs w:val="18"/>
        </w:rPr>
        <w:t xml:space="preserve"> significant of the courtship structure </w:t>
      </w:r>
      <w:r w:rsidR="007A7916">
        <w:rPr>
          <w:sz w:val="18"/>
          <w:szCs w:val="18"/>
        </w:rPr>
        <w:t>were</w:t>
      </w:r>
      <w:r w:rsidR="00E902D2">
        <w:rPr>
          <w:sz w:val="18"/>
          <w:szCs w:val="18"/>
        </w:rPr>
        <w:t xml:space="preserve"> represented. </w:t>
      </w:r>
      <w:commentRangeStart w:id="261"/>
      <w:r w:rsidR="0082573F">
        <w:rPr>
          <w:sz w:val="18"/>
          <w:szCs w:val="18"/>
        </w:rPr>
        <w:t>Circles represent behaviours exhibited by males during their first mounting on the female, whereas rectangles represent behaviours exhibited during the last approach attempt before mounting.</w:t>
      </w:r>
      <w:commentRangeEnd w:id="261"/>
      <w:r w:rsidR="00AC1003">
        <w:rPr>
          <w:rStyle w:val="CommentReference"/>
        </w:rPr>
        <w:commentReference w:id="261"/>
      </w:r>
    </w:p>
    <w:bookmarkEnd w:id="260"/>
    <w:p w14:paraId="2C29AF71" w14:textId="08B822EE" w:rsidR="00CA4BAB" w:rsidRDefault="00532B29" w:rsidP="00CA4BAB">
      <w:pPr>
        <w:pStyle w:val="NoSpacing"/>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Cs/>
          <w:sz w:val="24"/>
          <w:szCs w:val="24"/>
        </w:rPr>
        <w:t xml:space="preserve">Male </w:t>
      </w:r>
      <w:del w:id="262" w:author="Chrissie Painting" w:date="2023-06-21T14:15:00Z">
        <w:r w:rsidDel="003228C5">
          <w:rPr>
            <w:rFonts w:ascii="Times New Roman" w:eastAsia="Times New Roman" w:hAnsi="Times New Roman" w:cs="Times New Roman"/>
            <w:bCs/>
            <w:sz w:val="24"/>
            <w:szCs w:val="24"/>
          </w:rPr>
          <w:delText xml:space="preserve">behavioural </w:delText>
        </w:r>
      </w:del>
      <w:ins w:id="263" w:author="Chrissie Painting" w:date="2023-06-21T14:15:00Z">
        <w:r w:rsidR="003228C5">
          <w:rPr>
            <w:rFonts w:ascii="Times New Roman" w:eastAsia="Times New Roman" w:hAnsi="Times New Roman" w:cs="Times New Roman"/>
            <w:bCs/>
            <w:sz w:val="24"/>
            <w:szCs w:val="24"/>
          </w:rPr>
          <w:t>courtsh</w:t>
        </w:r>
      </w:ins>
      <w:ins w:id="264" w:author="Chrissie Painting" w:date="2023-06-21T14:16:00Z">
        <w:r w:rsidR="003228C5">
          <w:rPr>
            <w:rFonts w:ascii="Times New Roman" w:eastAsia="Times New Roman" w:hAnsi="Times New Roman" w:cs="Times New Roman"/>
            <w:bCs/>
            <w:sz w:val="24"/>
            <w:szCs w:val="24"/>
          </w:rPr>
          <w:t>ip</w:t>
        </w:r>
      </w:ins>
      <w:ins w:id="265" w:author="Chrissie Painting" w:date="2023-06-21T14:15:00Z">
        <w:r w:rsidR="003228C5">
          <w:rPr>
            <w:rFonts w:ascii="Times New Roman" w:eastAsia="Times New Roman" w:hAnsi="Times New Roman" w:cs="Times New Roman"/>
            <w:bCs/>
            <w:sz w:val="24"/>
            <w:szCs w:val="24"/>
          </w:rPr>
          <w:t xml:space="preserve"> </w:t>
        </w:r>
      </w:ins>
      <w:r>
        <w:rPr>
          <w:rFonts w:ascii="Times New Roman" w:eastAsia="Times New Roman" w:hAnsi="Times New Roman" w:cs="Times New Roman"/>
          <w:bCs/>
          <w:sz w:val="24"/>
          <w:szCs w:val="24"/>
        </w:rPr>
        <w:t xml:space="preserve">sequences in both groups were mainly structured around two phases. </w:t>
      </w:r>
      <w:ins w:id="266" w:author="Chrissie Painting" w:date="2023-06-21T14:18:00Z">
        <w:r w:rsidR="003228C5">
          <w:rPr>
            <w:rFonts w:ascii="Times New Roman" w:eastAsia="Times New Roman" w:hAnsi="Times New Roman" w:cs="Times New Roman"/>
            <w:bCs/>
            <w:sz w:val="24"/>
            <w:szCs w:val="24"/>
          </w:rPr>
          <w:t xml:space="preserve">During Phase One, </w:t>
        </w:r>
      </w:ins>
      <w:del w:id="267" w:author="Chrissie Painting" w:date="2023-06-21T14:18:00Z">
        <w:r w:rsidDel="003228C5">
          <w:rPr>
            <w:rFonts w:ascii="Times New Roman" w:eastAsia="Times New Roman" w:hAnsi="Times New Roman" w:cs="Times New Roman"/>
            <w:bCs/>
            <w:sz w:val="24"/>
            <w:szCs w:val="24"/>
          </w:rPr>
          <w:delText>After the start of courtship,</w:delText>
        </w:r>
      </w:del>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 xml:space="preserve">D. minor </w:t>
      </w:r>
      <w:r>
        <w:rPr>
          <w:rFonts w:ascii="Times New Roman" w:eastAsia="Times New Roman" w:hAnsi="Times New Roman" w:cs="Times New Roman"/>
          <w:bCs/>
          <w:sz w:val="24"/>
          <w:szCs w:val="24"/>
        </w:rPr>
        <w:t xml:space="preserve">males </w:t>
      </w:r>
      <w:del w:id="268" w:author="Chrissie Painting" w:date="2023-06-21T14:16:00Z">
        <w:r w:rsidDel="003228C5">
          <w:rPr>
            <w:rFonts w:ascii="Times New Roman" w:eastAsia="Times New Roman" w:hAnsi="Times New Roman" w:cs="Times New Roman"/>
            <w:bCs/>
            <w:sz w:val="24"/>
            <w:szCs w:val="24"/>
          </w:rPr>
          <w:delText>were</w:delText>
        </w:r>
      </w:del>
      <w:ins w:id="269" w:author="Chrissie Painting" w:date="2023-06-21T14:16:00Z">
        <w:r w:rsidR="003228C5">
          <w:rPr>
            <w:rFonts w:ascii="Times New Roman" w:eastAsia="Times New Roman" w:hAnsi="Times New Roman" w:cs="Times New Roman"/>
            <w:bCs/>
            <w:sz w:val="24"/>
            <w:szCs w:val="24"/>
          </w:rPr>
          <w:t>would</w:t>
        </w:r>
      </w:ins>
      <w:r>
        <w:rPr>
          <w:rFonts w:ascii="Times New Roman" w:eastAsia="Times New Roman" w:hAnsi="Times New Roman" w:cs="Times New Roman"/>
          <w:bCs/>
          <w:sz w:val="24"/>
          <w:szCs w:val="24"/>
        </w:rPr>
        <w:t xml:space="preserve"> first approach</w:t>
      </w:r>
      <w:del w:id="270" w:author="Chrissie Painting" w:date="2023-06-21T14:16:00Z">
        <w:r w:rsidDel="003228C5">
          <w:rPr>
            <w:rFonts w:ascii="Times New Roman" w:eastAsia="Times New Roman" w:hAnsi="Times New Roman" w:cs="Times New Roman"/>
            <w:bCs/>
            <w:sz w:val="24"/>
            <w:szCs w:val="24"/>
          </w:rPr>
          <w:delText>ing</w:delText>
        </w:r>
      </w:del>
      <w:r>
        <w:rPr>
          <w:rFonts w:ascii="Times New Roman" w:eastAsia="Times New Roman" w:hAnsi="Times New Roman" w:cs="Times New Roman"/>
          <w:bCs/>
          <w:sz w:val="24"/>
          <w:szCs w:val="24"/>
        </w:rPr>
        <w:t xml:space="preserve"> the female</w:t>
      </w:r>
      <w:ins w:id="271" w:author="Chrissie Painting" w:date="2023-06-21T14:16:00Z">
        <w:r w:rsidR="003228C5">
          <w:rPr>
            <w:rFonts w:ascii="Times New Roman" w:eastAsia="Times New Roman" w:hAnsi="Times New Roman" w:cs="Times New Roman"/>
            <w:bCs/>
            <w:sz w:val="24"/>
            <w:szCs w:val="24"/>
          </w:rPr>
          <w:t>,</w:t>
        </w:r>
      </w:ins>
      <w:r>
        <w:rPr>
          <w:rFonts w:ascii="Times New Roman" w:eastAsia="Times New Roman" w:hAnsi="Times New Roman" w:cs="Times New Roman"/>
          <w:bCs/>
          <w:sz w:val="24"/>
          <w:szCs w:val="24"/>
        </w:rPr>
        <w:t xml:space="preserve"> while alternating between </w:t>
      </w:r>
      <w:r w:rsidR="002C363B">
        <w:rPr>
          <w:rFonts w:ascii="Times New Roman" w:eastAsia="Times New Roman" w:hAnsi="Times New Roman" w:cs="Times New Roman"/>
          <w:bCs/>
          <w:sz w:val="24"/>
          <w:szCs w:val="24"/>
        </w:rPr>
        <w:t>‘Freezing’</w:t>
      </w:r>
      <w:r>
        <w:rPr>
          <w:rFonts w:ascii="Times New Roman" w:eastAsia="Times New Roman" w:hAnsi="Times New Roman" w:cs="Times New Roman"/>
          <w:bCs/>
          <w:sz w:val="24"/>
          <w:szCs w:val="24"/>
        </w:rPr>
        <w:t xml:space="preserve"> and </w:t>
      </w:r>
      <w:commentRangeStart w:id="272"/>
      <w:r>
        <w:rPr>
          <w:rFonts w:ascii="Times New Roman" w:eastAsia="Times New Roman" w:hAnsi="Times New Roman" w:cs="Times New Roman"/>
          <w:bCs/>
          <w:sz w:val="24"/>
          <w:szCs w:val="24"/>
        </w:rPr>
        <w:t>varied body motions</w:t>
      </w:r>
      <w:commentRangeEnd w:id="272"/>
      <w:r w:rsidR="003228C5">
        <w:rPr>
          <w:rStyle w:val="CommentReference"/>
        </w:rPr>
        <w:commentReference w:id="272"/>
      </w:r>
      <w:r>
        <w:rPr>
          <w:rFonts w:ascii="Times New Roman" w:eastAsia="Times New Roman" w:hAnsi="Times New Roman" w:cs="Times New Roman"/>
          <w:bCs/>
          <w:sz w:val="24"/>
          <w:szCs w:val="24"/>
        </w:rPr>
        <w:t xml:space="preserve">. In both groups, </w:t>
      </w:r>
      <w:r w:rsidR="002C363B">
        <w:rPr>
          <w:rFonts w:ascii="Times New Roman" w:eastAsia="Times New Roman" w:hAnsi="Times New Roman" w:cs="Times New Roman"/>
          <w:bCs/>
          <w:sz w:val="24"/>
          <w:szCs w:val="24"/>
        </w:rPr>
        <w:t xml:space="preserve">‘Freezing’ and ‘Leg Display’ were the most frequent behaviours in this phase and </w:t>
      </w:r>
      <w:commentRangeStart w:id="273"/>
      <w:r w:rsidR="002C363B">
        <w:rPr>
          <w:rFonts w:ascii="Times New Roman" w:eastAsia="Times New Roman" w:hAnsi="Times New Roman" w:cs="Times New Roman"/>
          <w:bCs/>
          <w:sz w:val="24"/>
          <w:szCs w:val="24"/>
        </w:rPr>
        <w:t>also had strong mutual transition</w:t>
      </w:r>
      <w:commentRangeEnd w:id="273"/>
      <w:r w:rsidR="003228C5">
        <w:rPr>
          <w:rStyle w:val="CommentReference"/>
        </w:rPr>
        <w:commentReference w:id="273"/>
      </w:r>
      <w:r w:rsidR="002C363B">
        <w:rPr>
          <w:rFonts w:ascii="Times New Roman" w:eastAsia="Times New Roman" w:hAnsi="Times New Roman" w:cs="Times New Roman"/>
          <w:bCs/>
          <w:sz w:val="24"/>
          <w:szCs w:val="24"/>
        </w:rPr>
        <w:t>s</w:t>
      </w:r>
      <w:r w:rsidR="001C0DA1">
        <w:rPr>
          <w:rFonts w:ascii="Times New Roman" w:eastAsia="Times New Roman" w:hAnsi="Times New Roman" w:cs="Times New Roman"/>
          <w:bCs/>
          <w:sz w:val="24"/>
          <w:szCs w:val="24"/>
        </w:rPr>
        <w:t xml:space="preserve">. </w:t>
      </w:r>
      <w:commentRangeStart w:id="274"/>
      <w:r w:rsidR="001C0DA1">
        <w:rPr>
          <w:rFonts w:ascii="Times New Roman" w:eastAsia="Times New Roman" w:hAnsi="Times New Roman" w:cs="Times New Roman"/>
          <w:bCs/>
          <w:sz w:val="24"/>
          <w:szCs w:val="24"/>
        </w:rPr>
        <w:t xml:space="preserve">However, </w:t>
      </w:r>
      <w:r w:rsidR="00FE11AF">
        <w:rPr>
          <w:rFonts w:ascii="Times New Roman" w:eastAsia="Times New Roman" w:hAnsi="Times New Roman" w:cs="Times New Roman"/>
          <w:bCs/>
          <w:sz w:val="24"/>
          <w:szCs w:val="24"/>
        </w:rPr>
        <w:t xml:space="preserve">the </w:t>
      </w:r>
      <w:r w:rsidR="001C0DA1">
        <w:rPr>
          <w:rFonts w:ascii="Times New Roman" w:eastAsia="Times New Roman" w:hAnsi="Times New Roman" w:cs="Times New Roman"/>
          <w:bCs/>
          <w:sz w:val="24"/>
          <w:szCs w:val="24"/>
        </w:rPr>
        <w:t>significative structure of the courtship behaviour hasn’t shown any specific sequences in the body motions that could specifically lead to female accepta</w:t>
      </w:r>
      <w:r w:rsidR="00614FEA">
        <w:rPr>
          <w:rFonts w:ascii="Times New Roman" w:eastAsia="Times New Roman" w:hAnsi="Times New Roman" w:cs="Times New Roman"/>
          <w:bCs/>
          <w:sz w:val="24"/>
          <w:szCs w:val="24"/>
        </w:rPr>
        <w:t>nce</w:t>
      </w:r>
      <w:r w:rsidR="001C0DA1">
        <w:rPr>
          <w:rFonts w:ascii="Times New Roman" w:eastAsia="Times New Roman" w:hAnsi="Times New Roman" w:cs="Times New Roman"/>
          <w:bCs/>
          <w:sz w:val="24"/>
          <w:szCs w:val="24"/>
        </w:rPr>
        <w:t>.</w:t>
      </w:r>
      <w:commentRangeEnd w:id="274"/>
      <w:r w:rsidR="003228C5">
        <w:rPr>
          <w:rStyle w:val="CommentReference"/>
        </w:rPr>
        <w:commentReference w:id="274"/>
      </w:r>
      <w:r w:rsidR="001C0DA1">
        <w:rPr>
          <w:rFonts w:ascii="Times New Roman" w:eastAsia="Times New Roman" w:hAnsi="Times New Roman" w:cs="Times New Roman"/>
          <w:bCs/>
          <w:sz w:val="24"/>
          <w:szCs w:val="24"/>
        </w:rPr>
        <w:t xml:space="preserve"> </w:t>
      </w:r>
      <w:r w:rsidR="00B0580C">
        <w:rPr>
          <w:rFonts w:ascii="Times New Roman" w:eastAsia="Times New Roman" w:hAnsi="Times New Roman" w:cs="Times New Roman"/>
          <w:bCs/>
          <w:sz w:val="24"/>
          <w:szCs w:val="24"/>
        </w:rPr>
        <w:t xml:space="preserve">Grooming behaviours were sometimes performed during this phase, but not in </w:t>
      </w:r>
      <w:del w:id="275" w:author="Chrissie Painting" w:date="2023-06-21T14:18:00Z">
        <w:r w:rsidR="00B0580C" w:rsidDel="003228C5">
          <w:rPr>
            <w:rFonts w:ascii="Times New Roman" w:eastAsia="Times New Roman" w:hAnsi="Times New Roman" w:cs="Times New Roman"/>
            <w:bCs/>
            <w:sz w:val="24"/>
            <w:szCs w:val="24"/>
          </w:rPr>
          <w:delText>the second one</w:delText>
        </w:r>
      </w:del>
      <w:ins w:id="276" w:author="Chrissie Painting" w:date="2023-06-21T14:18:00Z">
        <w:r w:rsidR="003228C5">
          <w:rPr>
            <w:rFonts w:ascii="Times New Roman" w:eastAsia="Times New Roman" w:hAnsi="Times New Roman" w:cs="Times New Roman"/>
            <w:bCs/>
            <w:sz w:val="24"/>
            <w:szCs w:val="24"/>
          </w:rPr>
          <w:t>Phase Two</w:t>
        </w:r>
      </w:ins>
      <w:r w:rsidR="00B0580C">
        <w:rPr>
          <w:rFonts w:ascii="Times New Roman" w:eastAsia="Times New Roman" w:hAnsi="Times New Roman" w:cs="Times New Roman"/>
          <w:bCs/>
          <w:sz w:val="24"/>
          <w:szCs w:val="24"/>
        </w:rPr>
        <w:t xml:space="preserve">. </w:t>
      </w:r>
      <w:r w:rsidR="001C0DA1">
        <w:rPr>
          <w:rFonts w:ascii="Times New Roman" w:eastAsia="Times New Roman" w:hAnsi="Times New Roman" w:cs="Times New Roman"/>
          <w:bCs/>
          <w:sz w:val="24"/>
          <w:szCs w:val="24"/>
        </w:rPr>
        <w:t xml:space="preserve">Eventually, the male approach led </w:t>
      </w:r>
      <w:commentRangeStart w:id="277"/>
      <w:r w:rsidR="001C0DA1">
        <w:rPr>
          <w:rFonts w:ascii="Times New Roman" w:eastAsia="Times New Roman" w:hAnsi="Times New Roman" w:cs="Times New Roman"/>
          <w:bCs/>
          <w:sz w:val="24"/>
          <w:szCs w:val="24"/>
        </w:rPr>
        <w:t>to a mounting attempt</w:t>
      </w:r>
      <w:commentRangeEnd w:id="277"/>
      <w:r w:rsidR="003228C5">
        <w:rPr>
          <w:rStyle w:val="CommentReference"/>
        </w:rPr>
        <w:commentReference w:id="277"/>
      </w:r>
      <w:r w:rsidR="001C0DA1">
        <w:rPr>
          <w:rFonts w:ascii="Times New Roman" w:eastAsia="Times New Roman" w:hAnsi="Times New Roman" w:cs="Times New Roman"/>
          <w:bCs/>
          <w:sz w:val="24"/>
          <w:szCs w:val="24"/>
        </w:rPr>
        <w:t xml:space="preserve">. </w:t>
      </w:r>
      <w:commentRangeStart w:id="278"/>
      <w:r w:rsidR="001C0DA1">
        <w:rPr>
          <w:rFonts w:ascii="Times New Roman" w:eastAsia="Times New Roman" w:hAnsi="Times New Roman" w:cs="Times New Roman"/>
          <w:bCs/>
          <w:sz w:val="24"/>
          <w:szCs w:val="24"/>
        </w:rPr>
        <w:t xml:space="preserve">During </w:t>
      </w:r>
      <w:del w:id="279" w:author="Chrissie Painting" w:date="2023-06-21T14:18:00Z">
        <w:r w:rsidR="001C0DA1" w:rsidDel="003228C5">
          <w:rPr>
            <w:rFonts w:ascii="Times New Roman" w:eastAsia="Times New Roman" w:hAnsi="Times New Roman" w:cs="Times New Roman"/>
            <w:bCs/>
            <w:sz w:val="24"/>
            <w:szCs w:val="24"/>
          </w:rPr>
          <w:delText>this second phase</w:delText>
        </w:r>
      </w:del>
      <w:ins w:id="280" w:author="Chrissie Painting" w:date="2023-06-21T14:18:00Z">
        <w:r w:rsidR="003228C5">
          <w:rPr>
            <w:rFonts w:ascii="Times New Roman" w:eastAsia="Times New Roman" w:hAnsi="Times New Roman" w:cs="Times New Roman"/>
            <w:bCs/>
            <w:sz w:val="24"/>
            <w:szCs w:val="24"/>
          </w:rPr>
          <w:t>Phase Two</w:t>
        </w:r>
      </w:ins>
      <w:r w:rsidR="001C0DA1">
        <w:rPr>
          <w:rFonts w:ascii="Times New Roman" w:eastAsia="Times New Roman" w:hAnsi="Times New Roman" w:cs="Times New Roman"/>
          <w:bCs/>
          <w:sz w:val="24"/>
          <w:szCs w:val="24"/>
        </w:rPr>
        <w:t>,</w:t>
      </w:r>
      <w:commentRangeEnd w:id="278"/>
      <w:r w:rsidR="003228C5">
        <w:rPr>
          <w:rStyle w:val="CommentReference"/>
        </w:rPr>
        <w:commentReference w:id="278"/>
      </w:r>
      <w:r w:rsidR="001C0DA1">
        <w:rPr>
          <w:rFonts w:ascii="Times New Roman" w:eastAsia="Times New Roman" w:hAnsi="Times New Roman" w:cs="Times New Roman"/>
          <w:bCs/>
          <w:sz w:val="24"/>
          <w:szCs w:val="24"/>
        </w:rPr>
        <w:t xml:space="preserve"> ‘Freezing’ and ‘Leg &amp; Pedipalp Display’ were the most frequent behaviour in both groups and once again show</w:t>
      </w:r>
      <w:r w:rsidR="00747282">
        <w:rPr>
          <w:rFonts w:ascii="Times New Roman" w:eastAsia="Times New Roman" w:hAnsi="Times New Roman" w:cs="Times New Roman"/>
          <w:bCs/>
          <w:sz w:val="24"/>
          <w:szCs w:val="24"/>
        </w:rPr>
        <w:t>ed</w:t>
      </w:r>
      <w:r w:rsidR="001C0DA1">
        <w:rPr>
          <w:rFonts w:ascii="Times New Roman" w:eastAsia="Times New Roman" w:hAnsi="Times New Roman" w:cs="Times New Roman"/>
          <w:bCs/>
          <w:sz w:val="24"/>
          <w:szCs w:val="24"/>
        </w:rPr>
        <w:t xml:space="preserve"> strong mutual transitions. </w:t>
      </w:r>
      <w:commentRangeStart w:id="281"/>
      <w:r w:rsidR="001C0DA1">
        <w:rPr>
          <w:rFonts w:ascii="Times New Roman" w:eastAsia="Times New Roman" w:hAnsi="Times New Roman" w:cs="Times New Roman"/>
          <w:bCs/>
          <w:sz w:val="24"/>
          <w:szCs w:val="24"/>
        </w:rPr>
        <w:t>Similarly, the significative structure of courtship hasn’t shown any specific links between body motions that could lead to copulation or female attack</w:t>
      </w:r>
      <w:commentRangeEnd w:id="281"/>
      <w:r w:rsidR="00AC1003">
        <w:rPr>
          <w:rStyle w:val="CommentReference"/>
        </w:rPr>
        <w:commentReference w:id="281"/>
      </w:r>
      <w:r w:rsidR="001C0DA1">
        <w:rPr>
          <w:rFonts w:ascii="Times New Roman" w:eastAsia="Times New Roman" w:hAnsi="Times New Roman" w:cs="Times New Roman"/>
          <w:bCs/>
          <w:sz w:val="24"/>
          <w:szCs w:val="24"/>
        </w:rPr>
        <w:t xml:space="preserve">. In both groups, ‘Retreat’ behaviour occurred in both phases and always led to ‘Freezing’ and </w:t>
      </w:r>
      <w:r w:rsidR="00747282">
        <w:rPr>
          <w:rFonts w:ascii="Times New Roman" w:eastAsia="Times New Roman" w:hAnsi="Times New Roman" w:cs="Times New Roman"/>
          <w:bCs/>
          <w:sz w:val="24"/>
          <w:szCs w:val="24"/>
        </w:rPr>
        <w:t xml:space="preserve">the </w:t>
      </w:r>
      <w:r w:rsidR="001C0DA1">
        <w:rPr>
          <w:rFonts w:ascii="Times New Roman" w:eastAsia="Times New Roman" w:hAnsi="Times New Roman" w:cs="Times New Roman"/>
          <w:bCs/>
          <w:sz w:val="24"/>
          <w:szCs w:val="24"/>
        </w:rPr>
        <w:t xml:space="preserve">start of a </w:t>
      </w:r>
      <w:commentRangeStart w:id="282"/>
      <w:r w:rsidR="001C0DA1">
        <w:rPr>
          <w:rFonts w:ascii="Times New Roman" w:eastAsia="Times New Roman" w:hAnsi="Times New Roman" w:cs="Times New Roman"/>
          <w:bCs/>
          <w:sz w:val="24"/>
          <w:szCs w:val="24"/>
        </w:rPr>
        <w:t>new approach phase</w:t>
      </w:r>
      <w:commentRangeEnd w:id="282"/>
      <w:r w:rsidR="00AC1003">
        <w:rPr>
          <w:rStyle w:val="CommentReference"/>
        </w:rPr>
        <w:commentReference w:id="282"/>
      </w:r>
      <w:r w:rsidR="001C0DA1">
        <w:rPr>
          <w:rFonts w:ascii="Times New Roman" w:eastAsia="Times New Roman" w:hAnsi="Times New Roman" w:cs="Times New Roman"/>
          <w:bCs/>
          <w:sz w:val="24"/>
          <w:szCs w:val="24"/>
        </w:rPr>
        <w:t xml:space="preserve">. </w:t>
      </w:r>
      <w:commentRangeStart w:id="283"/>
      <w:r w:rsidR="00535712">
        <w:rPr>
          <w:rFonts w:ascii="Times New Roman" w:eastAsia="Times New Roman" w:hAnsi="Times New Roman" w:cs="Times New Roman"/>
          <w:bCs/>
          <w:sz w:val="24"/>
          <w:szCs w:val="24"/>
        </w:rPr>
        <w:t>At the end of courtship or copulatio</w:t>
      </w:r>
      <w:commentRangeEnd w:id="283"/>
      <w:r w:rsidR="00AC1003">
        <w:rPr>
          <w:rStyle w:val="CommentReference"/>
        </w:rPr>
        <w:commentReference w:id="283"/>
      </w:r>
      <w:r w:rsidR="00535712">
        <w:rPr>
          <w:rFonts w:ascii="Times New Roman" w:eastAsia="Times New Roman" w:hAnsi="Times New Roman" w:cs="Times New Roman"/>
          <w:bCs/>
          <w:sz w:val="24"/>
          <w:szCs w:val="24"/>
        </w:rPr>
        <w:t xml:space="preserve">n. </w:t>
      </w:r>
      <w:r w:rsidR="001C0DA1">
        <w:rPr>
          <w:rFonts w:ascii="Times New Roman" w:eastAsia="Times New Roman" w:hAnsi="Times New Roman" w:cs="Times New Roman"/>
          <w:bCs/>
          <w:sz w:val="24"/>
          <w:szCs w:val="24"/>
        </w:rPr>
        <w:t xml:space="preserve">Finally, </w:t>
      </w:r>
      <w:r w:rsidR="004A27CC">
        <w:rPr>
          <w:rFonts w:ascii="Times New Roman" w:eastAsia="Times New Roman" w:hAnsi="Times New Roman" w:cs="Times New Roman"/>
          <w:bCs/>
          <w:sz w:val="24"/>
          <w:szCs w:val="24"/>
        </w:rPr>
        <w:t>there w</w:t>
      </w:r>
      <w:r w:rsidR="008537F7">
        <w:rPr>
          <w:rFonts w:ascii="Times New Roman" w:eastAsia="Times New Roman" w:hAnsi="Times New Roman" w:cs="Times New Roman"/>
          <w:bCs/>
          <w:sz w:val="24"/>
          <w:szCs w:val="24"/>
        </w:rPr>
        <w:t>ere</w:t>
      </w:r>
      <w:r w:rsidR="004A27CC">
        <w:rPr>
          <w:rFonts w:ascii="Times New Roman" w:eastAsia="Times New Roman" w:hAnsi="Times New Roman" w:cs="Times New Roman"/>
          <w:bCs/>
          <w:sz w:val="24"/>
          <w:szCs w:val="24"/>
        </w:rPr>
        <w:t xml:space="preserve"> no significant differences between any of the behaviour frequency and behavioural transition probabilities between the two</w:t>
      </w:r>
      <w:ins w:id="284" w:author="Chrissie Painting" w:date="2023-06-21T14:33:00Z">
        <w:r w:rsidR="00AC1003">
          <w:rPr>
            <w:rFonts w:ascii="Times New Roman" w:eastAsia="Times New Roman" w:hAnsi="Times New Roman" w:cs="Times New Roman"/>
            <w:bCs/>
            <w:sz w:val="24"/>
            <w:szCs w:val="24"/>
          </w:rPr>
          <w:t xml:space="preserve"> female groups</w:t>
        </w:r>
      </w:ins>
      <w:r w:rsidR="004A27CC">
        <w:rPr>
          <w:rFonts w:ascii="Times New Roman" w:eastAsia="Times New Roman" w:hAnsi="Times New Roman" w:cs="Times New Roman"/>
          <w:bCs/>
          <w:sz w:val="24"/>
          <w:szCs w:val="24"/>
        </w:rPr>
        <w:t>, except for the ‘Leg Display’ behaviour when mounted, which was more frequent in mating trials with unmated females (V = 33; P = 0</w:t>
      </w:r>
      <w:r w:rsidR="008A3EFB">
        <w:rPr>
          <w:rFonts w:ascii="Times New Roman" w:eastAsia="Times New Roman" w:hAnsi="Times New Roman" w:cs="Times New Roman"/>
          <w:bCs/>
          <w:sz w:val="24"/>
          <w:szCs w:val="24"/>
        </w:rPr>
        <w:t>,</w:t>
      </w:r>
      <w:r w:rsidR="004A27CC">
        <w:rPr>
          <w:rFonts w:ascii="Times New Roman" w:eastAsia="Times New Roman" w:hAnsi="Times New Roman" w:cs="Times New Roman"/>
          <w:bCs/>
          <w:sz w:val="24"/>
          <w:szCs w:val="24"/>
        </w:rPr>
        <w:t>04) (Fig. 2).</w:t>
      </w:r>
      <w:r w:rsidR="00CA4BAB">
        <w:rPr>
          <w:rFonts w:ascii="Times New Roman" w:eastAsia="Times New Roman" w:hAnsi="Times New Roman" w:cs="Times New Roman"/>
          <w:bCs/>
          <w:sz w:val="24"/>
          <w:szCs w:val="24"/>
        </w:rPr>
        <w:t xml:space="preserve"> </w:t>
      </w:r>
    </w:p>
    <w:p w14:paraId="61F4CA26" w14:textId="77777777" w:rsidR="00CA4BAB" w:rsidRDefault="00CA4BAB" w:rsidP="00CA4BAB">
      <w:pPr>
        <w:pStyle w:val="NoSpacing"/>
        <w:spacing w:line="360" w:lineRule="auto"/>
        <w:jc w:val="both"/>
        <w:rPr>
          <w:rFonts w:ascii="Times New Roman" w:eastAsia="Times New Roman" w:hAnsi="Times New Roman" w:cs="Times New Roman"/>
          <w:bCs/>
          <w:sz w:val="24"/>
          <w:szCs w:val="24"/>
        </w:rPr>
      </w:pPr>
    </w:p>
    <w:p w14:paraId="2D6A8591" w14:textId="0FF09746" w:rsidR="00CA4BAB" w:rsidRPr="00853935" w:rsidRDefault="00CA4BAB" w:rsidP="00CA4BAB">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Influence of </w:t>
      </w:r>
      <w:r w:rsidR="00BA4C4B">
        <w:rPr>
          <w:rFonts w:ascii="Times New Roman" w:hAnsi="Times New Roman" w:cs="Times New Roman"/>
          <w:b/>
          <w:bCs/>
          <w:sz w:val="24"/>
          <w:szCs w:val="24"/>
        </w:rPr>
        <w:t>male courtship on mating outcomes</w:t>
      </w:r>
    </w:p>
    <w:p w14:paraId="355FA9E3" w14:textId="1FA90EAE" w:rsidR="005A0C5C" w:rsidRPr="005A0C5C" w:rsidRDefault="00BA4C4B" w:rsidP="005A0C5C">
      <w:pPr>
        <w:pStyle w:val="NoSpacing"/>
        <w:spacing w:line="360" w:lineRule="auto"/>
        <w:rPr>
          <w:rFonts w:ascii="Times New Roman" w:hAnsi="Times New Roman" w:cs="Times New Roman"/>
          <w:sz w:val="24"/>
          <w:szCs w:val="24"/>
        </w:rPr>
      </w:pPr>
      <w:del w:id="285" w:author="Chrissie Painting" w:date="2023-06-21T14:39:00Z">
        <w:r w:rsidRPr="005A0C5C" w:rsidDel="00D16DA7">
          <w:rPr>
            <w:rFonts w:ascii="Times New Roman" w:hAnsi="Times New Roman" w:cs="Times New Roman"/>
            <w:sz w:val="24"/>
            <w:szCs w:val="24"/>
          </w:rPr>
          <w:delText xml:space="preserve">Generalised linear mixed model analyses </w:delText>
        </w:r>
        <w:r w:rsidR="006F2140" w:rsidRPr="005A0C5C" w:rsidDel="00D16DA7">
          <w:rPr>
            <w:rFonts w:ascii="Times New Roman" w:hAnsi="Times New Roman" w:cs="Times New Roman"/>
            <w:sz w:val="24"/>
            <w:szCs w:val="24"/>
          </w:rPr>
          <w:delText xml:space="preserve">haven’t shown </w:delText>
        </w:r>
      </w:del>
      <w:ins w:id="286" w:author="Chrissie Painting" w:date="2023-06-21T14:39:00Z">
        <w:r w:rsidR="00D16DA7">
          <w:rPr>
            <w:rFonts w:ascii="Times New Roman" w:hAnsi="Times New Roman" w:cs="Times New Roman"/>
            <w:sz w:val="24"/>
            <w:szCs w:val="24"/>
          </w:rPr>
          <w:t xml:space="preserve">We did not find </w:t>
        </w:r>
      </w:ins>
      <w:del w:id="287" w:author="Chrissie Painting" w:date="2023-06-21T14:39:00Z">
        <w:r w:rsidR="006F2140" w:rsidRPr="005A0C5C" w:rsidDel="00D16DA7">
          <w:rPr>
            <w:rFonts w:ascii="Times New Roman" w:hAnsi="Times New Roman" w:cs="Times New Roman"/>
            <w:sz w:val="24"/>
            <w:szCs w:val="24"/>
          </w:rPr>
          <w:delText>any influence of the</w:delText>
        </w:r>
      </w:del>
      <w:ins w:id="288" w:author="Chrissie Painting" w:date="2023-06-21T14:39:00Z">
        <w:r w:rsidR="00D16DA7">
          <w:rPr>
            <w:rFonts w:ascii="Times New Roman" w:hAnsi="Times New Roman" w:cs="Times New Roman"/>
            <w:sz w:val="24"/>
            <w:szCs w:val="24"/>
          </w:rPr>
          <w:t>a significant relationship between</w:t>
        </w:r>
      </w:ins>
      <w:r w:rsidR="006F2140" w:rsidRPr="005A0C5C">
        <w:rPr>
          <w:rFonts w:ascii="Times New Roman" w:hAnsi="Times New Roman" w:cs="Times New Roman"/>
          <w:sz w:val="24"/>
          <w:szCs w:val="24"/>
        </w:rPr>
        <w:t xml:space="preserve"> total courtship duration, the number of courtship attempts and the mean duration of courtship attempts on the latency to mount, </w:t>
      </w:r>
      <w:ins w:id="289" w:author="Chrissie Painting" w:date="2023-06-21T14:40:00Z">
        <w:r w:rsidR="00D16DA7">
          <w:rPr>
            <w:rFonts w:ascii="Times New Roman" w:hAnsi="Times New Roman" w:cs="Times New Roman"/>
            <w:sz w:val="24"/>
            <w:szCs w:val="24"/>
          </w:rPr>
          <w:t xml:space="preserve">latency </w:t>
        </w:r>
      </w:ins>
      <w:r w:rsidR="006F2140" w:rsidRPr="005A0C5C">
        <w:rPr>
          <w:rFonts w:ascii="Times New Roman" w:hAnsi="Times New Roman" w:cs="Times New Roman"/>
          <w:sz w:val="24"/>
          <w:szCs w:val="24"/>
        </w:rPr>
        <w:t>to</w:t>
      </w:r>
      <w:ins w:id="290" w:author="Chrissie Painting" w:date="2023-06-21T14:40:00Z">
        <w:r w:rsidR="00D16DA7">
          <w:rPr>
            <w:rFonts w:ascii="Times New Roman" w:hAnsi="Times New Roman" w:cs="Times New Roman"/>
            <w:sz w:val="24"/>
            <w:szCs w:val="24"/>
          </w:rPr>
          <w:t xml:space="preserve"> the</w:t>
        </w:r>
      </w:ins>
      <w:r w:rsidR="006F2140" w:rsidRPr="005A0C5C">
        <w:rPr>
          <w:rFonts w:ascii="Times New Roman" w:hAnsi="Times New Roman" w:cs="Times New Roman"/>
          <w:sz w:val="24"/>
          <w:szCs w:val="24"/>
        </w:rPr>
        <w:t xml:space="preserve"> first attack by the female</w:t>
      </w:r>
      <w:ins w:id="291" w:author="Chrissie Painting" w:date="2023-06-21T14:40:00Z">
        <w:r w:rsidR="00D16DA7">
          <w:rPr>
            <w:rFonts w:ascii="Times New Roman" w:hAnsi="Times New Roman" w:cs="Times New Roman"/>
            <w:sz w:val="24"/>
            <w:szCs w:val="24"/>
          </w:rPr>
          <w:t>, or</w:t>
        </w:r>
      </w:ins>
      <w:del w:id="292" w:author="Chrissie Painting" w:date="2023-06-21T14:40:00Z">
        <w:r w:rsidR="006F2140" w:rsidRPr="005A0C5C" w:rsidDel="00D16DA7">
          <w:rPr>
            <w:rFonts w:ascii="Times New Roman" w:hAnsi="Times New Roman" w:cs="Times New Roman"/>
            <w:sz w:val="24"/>
            <w:szCs w:val="24"/>
          </w:rPr>
          <w:delText xml:space="preserve"> and </w:delText>
        </w:r>
      </w:del>
      <w:ins w:id="293" w:author="Chrissie Painting" w:date="2023-06-21T14:40:00Z">
        <w:r w:rsidR="00D16DA7">
          <w:rPr>
            <w:rFonts w:ascii="Times New Roman" w:hAnsi="Times New Roman" w:cs="Times New Roman"/>
            <w:sz w:val="24"/>
            <w:szCs w:val="24"/>
          </w:rPr>
          <w:t xml:space="preserve"> </w:t>
        </w:r>
      </w:ins>
      <w:r w:rsidR="006F2140" w:rsidRPr="005A0C5C">
        <w:rPr>
          <w:rFonts w:ascii="Times New Roman" w:hAnsi="Times New Roman" w:cs="Times New Roman"/>
          <w:sz w:val="24"/>
          <w:szCs w:val="24"/>
        </w:rPr>
        <w:t>to copulate</w:t>
      </w:r>
      <w:del w:id="294" w:author="Chrissie Painting" w:date="2023-06-21T14:40:00Z">
        <w:r w:rsidR="006F2140" w:rsidRPr="005A0C5C" w:rsidDel="00D16DA7">
          <w:rPr>
            <w:rFonts w:ascii="Times New Roman" w:hAnsi="Times New Roman" w:cs="Times New Roman"/>
            <w:sz w:val="24"/>
            <w:szCs w:val="24"/>
          </w:rPr>
          <w:delText>, respectively</w:delText>
        </w:r>
      </w:del>
      <w:r w:rsidR="006F2140" w:rsidRPr="005A0C5C">
        <w:rPr>
          <w:rFonts w:ascii="Times New Roman" w:hAnsi="Times New Roman" w:cs="Times New Roman"/>
          <w:sz w:val="24"/>
          <w:szCs w:val="24"/>
        </w:rPr>
        <w:t xml:space="preserve"> (Tab</w:t>
      </w:r>
      <w:del w:id="295" w:author="Chrissie Painting" w:date="2023-06-21T14:40:00Z">
        <w:r w:rsidR="006F2140" w:rsidRPr="005A0C5C" w:rsidDel="00D16DA7">
          <w:rPr>
            <w:rFonts w:ascii="Times New Roman" w:hAnsi="Times New Roman" w:cs="Times New Roman"/>
            <w:sz w:val="24"/>
            <w:szCs w:val="24"/>
          </w:rPr>
          <w:delText>.</w:delText>
        </w:r>
      </w:del>
      <w:ins w:id="296" w:author="Chrissie Painting" w:date="2023-06-21T14:40:00Z">
        <w:r w:rsidR="00D16DA7">
          <w:rPr>
            <w:rFonts w:ascii="Times New Roman" w:hAnsi="Times New Roman" w:cs="Times New Roman"/>
            <w:sz w:val="24"/>
            <w:szCs w:val="24"/>
          </w:rPr>
          <w:t>le</w:t>
        </w:r>
      </w:ins>
      <w:r w:rsidR="006F2140" w:rsidRPr="005A0C5C">
        <w:rPr>
          <w:rFonts w:ascii="Times New Roman" w:hAnsi="Times New Roman" w:cs="Times New Roman"/>
          <w:sz w:val="24"/>
          <w:szCs w:val="24"/>
        </w:rPr>
        <w:t xml:space="preserve"> 2).</w:t>
      </w:r>
      <w:r w:rsidR="005A0C5C" w:rsidRPr="005A0C5C">
        <w:rPr>
          <w:rFonts w:ascii="Times New Roman" w:hAnsi="Times New Roman" w:cs="Times New Roman"/>
          <w:sz w:val="24"/>
          <w:szCs w:val="24"/>
        </w:rPr>
        <w:t xml:space="preserve"> </w:t>
      </w:r>
    </w:p>
    <w:p w14:paraId="0B628596" w14:textId="77777777" w:rsidR="005A0C5C" w:rsidRPr="005A0C5C" w:rsidRDefault="005A0C5C" w:rsidP="005A0C5C">
      <w:pPr>
        <w:pStyle w:val="NoSpacing"/>
        <w:spacing w:line="360" w:lineRule="auto"/>
        <w:rPr>
          <w:rFonts w:ascii="Times New Roman" w:hAnsi="Times New Roman" w:cs="Times New Roman"/>
          <w:sz w:val="24"/>
          <w:szCs w:val="24"/>
        </w:rPr>
      </w:pPr>
    </w:p>
    <w:p w14:paraId="5043EA54" w14:textId="0E29EBCE" w:rsidR="005A0C5C" w:rsidRDefault="005A0C5C" w:rsidP="00694A35">
      <w:pPr>
        <w:pStyle w:val="NoSpacing"/>
        <w:jc w:val="both"/>
        <w:rPr>
          <w:rFonts w:ascii="Times New Roman" w:eastAsia="Times New Roman" w:hAnsi="Times New Roman" w:cs="Times New Roman"/>
          <w:bCs/>
          <w:sz w:val="18"/>
          <w:szCs w:val="18"/>
        </w:rPr>
      </w:pPr>
      <w:r w:rsidRPr="006C2C74">
        <w:rPr>
          <w:b/>
          <w:bCs/>
          <w:sz w:val="18"/>
          <w:szCs w:val="18"/>
        </w:rPr>
        <w:t>Table 2.</w:t>
      </w:r>
      <w:r w:rsidRPr="006C2C74">
        <w:rPr>
          <w:sz w:val="18"/>
          <w:szCs w:val="18"/>
        </w:rPr>
        <w:t xml:space="preserve"> Generalised linear mixed model analyses results between courtship duration parameters as explanatory variables and courtship outcomes parameters as response variables. </w:t>
      </w:r>
      <w:r w:rsidR="00CF7BBA" w:rsidRPr="006C2C74">
        <w:rPr>
          <w:sz w:val="18"/>
          <w:szCs w:val="18"/>
        </w:rPr>
        <w:t>Models were retained by calculating Variance Inflation Factors (VIF) and Akaike Information Criteria (AIC). Analyses haven’t shown any influence from the explanatory variables on the response variables.</w:t>
      </w:r>
      <w:r w:rsidRPr="006C2C74">
        <w:rPr>
          <w:rFonts w:ascii="Times New Roman" w:eastAsia="Times New Roman" w:hAnsi="Times New Roman" w:cs="Times New Roman"/>
          <w:bCs/>
          <w:sz w:val="18"/>
          <w:szCs w:val="18"/>
        </w:rPr>
        <w:t xml:space="preserve"> </w:t>
      </w:r>
    </w:p>
    <w:p w14:paraId="5E4CEC2F" w14:textId="77777777" w:rsidR="006C2C74" w:rsidRDefault="006C2C74" w:rsidP="006C2C74">
      <w:pPr>
        <w:pStyle w:val="NoSpacing"/>
        <w:rPr>
          <w:rFonts w:ascii="Times New Roman" w:eastAsia="Times New Roman" w:hAnsi="Times New Roman" w:cs="Times New Roman"/>
          <w:bCs/>
          <w:sz w:val="18"/>
          <w:szCs w:val="18"/>
        </w:rPr>
      </w:pPr>
    </w:p>
    <w:tbl>
      <w:tblPr>
        <w:tblStyle w:val="TableGrid"/>
        <w:tblW w:w="9074" w:type="dxa"/>
        <w:tblLook w:val="04A0" w:firstRow="1" w:lastRow="0" w:firstColumn="1" w:lastColumn="0" w:noHBand="0" w:noVBand="1"/>
      </w:tblPr>
      <w:tblGrid>
        <w:gridCol w:w="594"/>
        <w:gridCol w:w="2232"/>
        <w:gridCol w:w="296"/>
        <w:gridCol w:w="1934"/>
        <w:gridCol w:w="1934"/>
        <w:gridCol w:w="2084"/>
      </w:tblGrid>
      <w:tr w:rsidR="006C2C74" w14:paraId="1C2D7A19" w14:textId="77777777" w:rsidTr="00E07B70">
        <w:trPr>
          <w:trHeight w:val="428"/>
        </w:trPr>
        <w:tc>
          <w:tcPr>
            <w:tcW w:w="594" w:type="dxa"/>
            <w:tcBorders>
              <w:top w:val="nil"/>
              <w:left w:val="nil"/>
              <w:bottom w:val="nil"/>
              <w:right w:val="nil"/>
            </w:tcBorders>
          </w:tcPr>
          <w:p w14:paraId="186A8913" w14:textId="77777777" w:rsidR="006C2C74" w:rsidRPr="000D05C2" w:rsidRDefault="006C2C74" w:rsidP="004C3B2B">
            <w:pPr>
              <w:jc w:val="center"/>
              <w:rPr>
                <w:rFonts w:ascii="Times New Roman" w:hAnsi="Times New Roman" w:cs="Times New Roman"/>
              </w:rPr>
            </w:pPr>
          </w:p>
        </w:tc>
        <w:tc>
          <w:tcPr>
            <w:tcW w:w="2232" w:type="dxa"/>
            <w:tcBorders>
              <w:top w:val="nil"/>
              <w:left w:val="nil"/>
              <w:bottom w:val="nil"/>
              <w:right w:val="nil"/>
            </w:tcBorders>
          </w:tcPr>
          <w:p w14:paraId="4A196C6D" w14:textId="77777777" w:rsidR="006C2C74" w:rsidRPr="000D05C2" w:rsidRDefault="006C2C74" w:rsidP="004C3B2B">
            <w:pPr>
              <w:jc w:val="center"/>
              <w:rPr>
                <w:rFonts w:ascii="Times New Roman" w:hAnsi="Times New Roman" w:cs="Times New Roman"/>
              </w:rPr>
            </w:pPr>
          </w:p>
        </w:tc>
        <w:tc>
          <w:tcPr>
            <w:tcW w:w="296" w:type="dxa"/>
            <w:tcBorders>
              <w:top w:val="nil"/>
              <w:left w:val="nil"/>
              <w:bottom w:val="nil"/>
              <w:right w:val="nil"/>
            </w:tcBorders>
          </w:tcPr>
          <w:p w14:paraId="4C617939" w14:textId="77777777" w:rsidR="006C2C74" w:rsidRPr="000D05C2" w:rsidRDefault="006C2C74" w:rsidP="004C3B2B">
            <w:pPr>
              <w:jc w:val="center"/>
              <w:rPr>
                <w:rFonts w:ascii="Times New Roman" w:hAnsi="Times New Roman" w:cs="Times New Roman"/>
              </w:rPr>
            </w:pPr>
          </w:p>
        </w:tc>
        <w:tc>
          <w:tcPr>
            <w:tcW w:w="5952" w:type="dxa"/>
            <w:gridSpan w:val="3"/>
            <w:tcBorders>
              <w:top w:val="nil"/>
              <w:left w:val="nil"/>
              <w:bottom w:val="single" w:sz="12" w:space="0" w:color="auto"/>
              <w:right w:val="nil"/>
            </w:tcBorders>
          </w:tcPr>
          <w:p w14:paraId="52746190" w14:textId="77777777" w:rsidR="006C2C74" w:rsidRDefault="006C2C74" w:rsidP="004C3B2B">
            <w:pPr>
              <w:jc w:val="center"/>
              <w:rPr>
                <w:rFonts w:ascii="Times New Roman" w:hAnsi="Times New Roman" w:cs="Times New Roman"/>
              </w:rPr>
            </w:pPr>
            <w:r w:rsidRPr="000D05C2">
              <w:rPr>
                <w:rFonts w:ascii="Times New Roman" w:hAnsi="Times New Roman" w:cs="Times New Roman"/>
              </w:rPr>
              <w:t>Response variables</w:t>
            </w:r>
          </w:p>
          <w:p w14:paraId="55CFB3B1" w14:textId="77777777" w:rsidR="006C2C74" w:rsidRPr="000D05C2" w:rsidRDefault="006C2C74" w:rsidP="004C3B2B">
            <w:pPr>
              <w:jc w:val="center"/>
              <w:rPr>
                <w:rFonts w:ascii="Times New Roman" w:hAnsi="Times New Roman" w:cs="Times New Roman"/>
                <w:sz w:val="10"/>
                <w:szCs w:val="10"/>
              </w:rPr>
            </w:pPr>
          </w:p>
        </w:tc>
      </w:tr>
      <w:tr w:rsidR="006C2C74" w14:paraId="7040C4D2" w14:textId="77777777" w:rsidTr="00E07B70">
        <w:trPr>
          <w:trHeight w:val="567"/>
        </w:trPr>
        <w:tc>
          <w:tcPr>
            <w:tcW w:w="594" w:type="dxa"/>
            <w:tcBorders>
              <w:top w:val="nil"/>
              <w:left w:val="nil"/>
              <w:bottom w:val="nil"/>
              <w:right w:val="nil"/>
            </w:tcBorders>
          </w:tcPr>
          <w:p w14:paraId="17B1E109" w14:textId="77777777" w:rsidR="006C2C74" w:rsidRPr="000D05C2" w:rsidRDefault="006C2C74" w:rsidP="004C3B2B">
            <w:pPr>
              <w:jc w:val="center"/>
              <w:rPr>
                <w:rFonts w:ascii="Times New Roman" w:hAnsi="Times New Roman" w:cs="Times New Roman"/>
              </w:rPr>
            </w:pPr>
          </w:p>
        </w:tc>
        <w:tc>
          <w:tcPr>
            <w:tcW w:w="2232" w:type="dxa"/>
            <w:tcBorders>
              <w:top w:val="nil"/>
              <w:left w:val="nil"/>
              <w:bottom w:val="nil"/>
              <w:right w:val="nil"/>
            </w:tcBorders>
          </w:tcPr>
          <w:p w14:paraId="1E12C27B" w14:textId="77777777" w:rsidR="006C2C74" w:rsidRPr="000D05C2" w:rsidRDefault="006C2C74" w:rsidP="004C3B2B">
            <w:pPr>
              <w:jc w:val="center"/>
              <w:rPr>
                <w:rFonts w:ascii="Times New Roman" w:hAnsi="Times New Roman" w:cs="Times New Roman"/>
              </w:rPr>
            </w:pPr>
          </w:p>
        </w:tc>
        <w:tc>
          <w:tcPr>
            <w:tcW w:w="296" w:type="dxa"/>
            <w:tcBorders>
              <w:top w:val="nil"/>
              <w:left w:val="nil"/>
              <w:bottom w:val="nil"/>
              <w:right w:val="nil"/>
            </w:tcBorders>
          </w:tcPr>
          <w:p w14:paraId="50BBA29A" w14:textId="77777777" w:rsidR="006C2C74" w:rsidRPr="000D05C2" w:rsidRDefault="006C2C74" w:rsidP="004C3B2B">
            <w:pPr>
              <w:jc w:val="center"/>
              <w:rPr>
                <w:rFonts w:ascii="Times New Roman" w:hAnsi="Times New Roman" w:cs="Times New Roman"/>
                <w:sz w:val="10"/>
                <w:szCs w:val="10"/>
              </w:rPr>
            </w:pPr>
          </w:p>
        </w:tc>
        <w:tc>
          <w:tcPr>
            <w:tcW w:w="1934" w:type="dxa"/>
            <w:tcBorders>
              <w:top w:val="single" w:sz="12" w:space="0" w:color="auto"/>
              <w:left w:val="nil"/>
              <w:bottom w:val="single" w:sz="8" w:space="0" w:color="auto"/>
              <w:right w:val="nil"/>
            </w:tcBorders>
          </w:tcPr>
          <w:p w14:paraId="4959D772" w14:textId="77777777" w:rsidR="006C2C74" w:rsidRPr="000D05C2" w:rsidRDefault="006C2C74" w:rsidP="004C3B2B">
            <w:pPr>
              <w:jc w:val="center"/>
              <w:rPr>
                <w:rFonts w:ascii="Times New Roman" w:hAnsi="Times New Roman" w:cs="Times New Roman"/>
                <w:sz w:val="10"/>
                <w:szCs w:val="10"/>
              </w:rPr>
            </w:pPr>
          </w:p>
          <w:p w14:paraId="16AB00AA" w14:textId="77777777" w:rsidR="006C2C74" w:rsidRDefault="006C2C74" w:rsidP="004C3B2B">
            <w:pPr>
              <w:jc w:val="center"/>
              <w:rPr>
                <w:rFonts w:ascii="Times New Roman" w:hAnsi="Times New Roman" w:cs="Times New Roman"/>
              </w:rPr>
            </w:pPr>
            <w:r w:rsidRPr="000D05C2">
              <w:rPr>
                <w:rFonts w:ascii="Times New Roman" w:hAnsi="Times New Roman" w:cs="Times New Roman"/>
              </w:rPr>
              <w:t>Latency to mount</w:t>
            </w:r>
          </w:p>
          <w:p w14:paraId="394541D7" w14:textId="77777777" w:rsidR="006C2C74" w:rsidRPr="000D05C2" w:rsidRDefault="006C2C74" w:rsidP="004C3B2B">
            <w:pPr>
              <w:jc w:val="center"/>
              <w:rPr>
                <w:rFonts w:ascii="Times New Roman" w:hAnsi="Times New Roman" w:cs="Times New Roman"/>
                <w:sz w:val="12"/>
                <w:szCs w:val="12"/>
              </w:rPr>
            </w:pPr>
          </w:p>
        </w:tc>
        <w:tc>
          <w:tcPr>
            <w:tcW w:w="1934" w:type="dxa"/>
            <w:tcBorders>
              <w:top w:val="single" w:sz="12" w:space="0" w:color="auto"/>
              <w:left w:val="nil"/>
              <w:bottom w:val="single" w:sz="8" w:space="0" w:color="auto"/>
              <w:right w:val="nil"/>
            </w:tcBorders>
          </w:tcPr>
          <w:p w14:paraId="30FBA4E8" w14:textId="77777777" w:rsidR="006C2C74" w:rsidRPr="000D05C2" w:rsidRDefault="006C2C74" w:rsidP="004C3B2B">
            <w:pPr>
              <w:jc w:val="center"/>
              <w:rPr>
                <w:rFonts w:ascii="Times New Roman" w:hAnsi="Times New Roman" w:cs="Times New Roman"/>
                <w:sz w:val="10"/>
                <w:szCs w:val="10"/>
              </w:rPr>
            </w:pPr>
          </w:p>
          <w:p w14:paraId="40F21CEA" w14:textId="77777777" w:rsidR="006C2C74" w:rsidRPr="000D05C2" w:rsidRDefault="006C2C74" w:rsidP="004C3B2B">
            <w:pPr>
              <w:jc w:val="center"/>
              <w:rPr>
                <w:rFonts w:ascii="Times New Roman" w:hAnsi="Times New Roman" w:cs="Times New Roman"/>
              </w:rPr>
            </w:pPr>
            <w:r w:rsidRPr="000D05C2">
              <w:rPr>
                <w:rFonts w:ascii="Times New Roman" w:hAnsi="Times New Roman" w:cs="Times New Roman"/>
              </w:rPr>
              <w:t>Latency to attack</w:t>
            </w:r>
          </w:p>
        </w:tc>
        <w:tc>
          <w:tcPr>
            <w:tcW w:w="2082" w:type="dxa"/>
            <w:tcBorders>
              <w:top w:val="single" w:sz="12" w:space="0" w:color="auto"/>
              <w:left w:val="nil"/>
              <w:bottom w:val="single" w:sz="8" w:space="0" w:color="auto"/>
              <w:right w:val="nil"/>
            </w:tcBorders>
          </w:tcPr>
          <w:p w14:paraId="234C2589" w14:textId="77777777" w:rsidR="006C2C74" w:rsidRPr="000D05C2" w:rsidRDefault="006C2C74" w:rsidP="004C3B2B">
            <w:pPr>
              <w:jc w:val="center"/>
              <w:rPr>
                <w:rFonts w:ascii="Times New Roman" w:hAnsi="Times New Roman" w:cs="Times New Roman"/>
                <w:sz w:val="10"/>
                <w:szCs w:val="10"/>
              </w:rPr>
            </w:pPr>
          </w:p>
          <w:p w14:paraId="3B48BB28" w14:textId="77777777" w:rsidR="006C2C74" w:rsidRPr="000D05C2" w:rsidRDefault="006C2C74" w:rsidP="004C3B2B">
            <w:pPr>
              <w:jc w:val="center"/>
              <w:rPr>
                <w:rFonts w:ascii="Times New Roman" w:hAnsi="Times New Roman" w:cs="Times New Roman"/>
              </w:rPr>
            </w:pPr>
            <w:r w:rsidRPr="000D05C2">
              <w:rPr>
                <w:rFonts w:ascii="Times New Roman" w:hAnsi="Times New Roman" w:cs="Times New Roman"/>
              </w:rPr>
              <w:t>Latency to copulate</w:t>
            </w:r>
          </w:p>
        </w:tc>
      </w:tr>
      <w:tr w:rsidR="006C2C74" w14:paraId="5E626CD5" w14:textId="77777777" w:rsidTr="00E07B70">
        <w:trPr>
          <w:trHeight w:val="248"/>
        </w:trPr>
        <w:tc>
          <w:tcPr>
            <w:tcW w:w="594" w:type="dxa"/>
            <w:tcBorders>
              <w:top w:val="nil"/>
              <w:left w:val="nil"/>
              <w:bottom w:val="nil"/>
              <w:right w:val="nil"/>
            </w:tcBorders>
            <w:textDirection w:val="btLr"/>
          </w:tcPr>
          <w:p w14:paraId="7FCB9D94" w14:textId="77777777" w:rsidR="006C2C74" w:rsidRPr="008B0BCC" w:rsidRDefault="006C2C74" w:rsidP="004C3B2B">
            <w:pPr>
              <w:ind w:left="113" w:right="113"/>
              <w:jc w:val="center"/>
              <w:rPr>
                <w:rFonts w:ascii="Times New Roman" w:hAnsi="Times New Roman" w:cs="Times New Roman"/>
                <w:sz w:val="2"/>
                <w:szCs w:val="2"/>
              </w:rPr>
            </w:pPr>
          </w:p>
        </w:tc>
        <w:tc>
          <w:tcPr>
            <w:tcW w:w="2232" w:type="dxa"/>
            <w:tcBorders>
              <w:top w:val="nil"/>
              <w:left w:val="nil"/>
              <w:bottom w:val="nil"/>
              <w:right w:val="nil"/>
            </w:tcBorders>
          </w:tcPr>
          <w:p w14:paraId="4169292E" w14:textId="77777777" w:rsidR="006C2C74" w:rsidRPr="008B0BCC" w:rsidRDefault="006C2C74" w:rsidP="004C3B2B">
            <w:pPr>
              <w:jc w:val="center"/>
              <w:rPr>
                <w:rFonts w:ascii="Times New Roman" w:hAnsi="Times New Roman" w:cs="Times New Roman"/>
                <w:sz w:val="2"/>
                <w:szCs w:val="2"/>
              </w:rPr>
            </w:pPr>
          </w:p>
        </w:tc>
        <w:tc>
          <w:tcPr>
            <w:tcW w:w="296" w:type="dxa"/>
            <w:tcBorders>
              <w:top w:val="nil"/>
              <w:left w:val="nil"/>
              <w:bottom w:val="nil"/>
              <w:right w:val="nil"/>
            </w:tcBorders>
          </w:tcPr>
          <w:p w14:paraId="7A5DB1A2" w14:textId="77777777" w:rsidR="006C2C74" w:rsidRPr="008B0BCC" w:rsidRDefault="006C2C74" w:rsidP="004C3B2B">
            <w:pPr>
              <w:jc w:val="center"/>
              <w:rPr>
                <w:rFonts w:ascii="Times New Roman" w:hAnsi="Times New Roman" w:cs="Times New Roman"/>
                <w:sz w:val="2"/>
                <w:szCs w:val="2"/>
              </w:rPr>
            </w:pPr>
          </w:p>
        </w:tc>
        <w:tc>
          <w:tcPr>
            <w:tcW w:w="1934" w:type="dxa"/>
            <w:tcBorders>
              <w:top w:val="single" w:sz="8" w:space="0" w:color="auto"/>
              <w:left w:val="nil"/>
              <w:bottom w:val="nil"/>
              <w:right w:val="nil"/>
            </w:tcBorders>
          </w:tcPr>
          <w:p w14:paraId="77749194" w14:textId="77777777" w:rsidR="006C2C74" w:rsidRPr="008B0BCC" w:rsidRDefault="006C2C74" w:rsidP="004C3B2B">
            <w:pPr>
              <w:jc w:val="center"/>
              <w:rPr>
                <w:rFonts w:ascii="Times New Roman" w:hAnsi="Times New Roman" w:cs="Times New Roman"/>
                <w:sz w:val="2"/>
                <w:szCs w:val="2"/>
              </w:rPr>
            </w:pPr>
          </w:p>
        </w:tc>
        <w:tc>
          <w:tcPr>
            <w:tcW w:w="1934" w:type="dxa"/>
            <w:tcBorders>
              <w:top w:val="single" w:sz="8" w:space="0" w:color="auto"/>
              <w:left w:val="nil"/>
              <w:bottom w:val="nil"/>
              <w:right w:val="nil"/>
            </w:tcBorders>
          </w:tcPr>
          <w:p w14:paraId="4E01D32D" w14:textId="77777777" w:rsidR="006C2C74" w:rsidRPr="008B0BCC" w:rsidRDefault="006C2C74" w:rsidP="004C3B2B">
            <w:pPr>
              <w:jc w:val="center"/>
              <w:rPr>
                <w:rFonts w:ascii="Times New Roman" w:hAnsi="Times New Roman" w:cs="Times New Roman"/>
                <w:sz w:val="2"/>
                <w:szCs w:val="2"/>
              </w:rPr>
            </w:pPr>
          </w:p>
        </w:tc>
        <w:tc>
          <w:tcPr>
            <w:tcW w:w="2082" w:type="dxa"/>
            <w:tcBorders>
              <w:top w:val="single" w:sz="8" w:space="0" w:color="auto"/>
              <w:left w:val="nil"/>
              <w:bottom w:val="nil"/>
              <w:right w:val="nil"/>
            </w:tcBorders>
          </w:tcPr>
          <w:p w14:paraId="370F3B4B" w14:textId="77777777" w:rsidR="006C2C74" w:rsidRPr="008B0BCC" w:rsidRDefault="006C2C74" w:rsidP="004C3B2B">
            <w:pPr>
              <w:jc w:val="center"/>
              <w:rPr>
                <w:rFonts w:ascii="Times New Roman" w:hAnsi="Times New Roman" w:cs="Times New Roman"/>
                <w:sz w:val="2"/>
                <w:szCs w:val="2"/>
              </w:rPr>
            </w:pPr>
          </w:p>
        </w:tc>
      </w:tr>
      <w:tr w:rsidR="006C2C74" w14:paraId="591ED2C5" w14:textId="77777777" w:rsidTr="00E07B70">
        <w:trPr>
          <w:trHeight w:val="1162"/>
        </w:trPr>
        <w:tc>
          <w:tcPr>
            <w:tcW w:w="594" w:type="dxa"/>
            <w:vMerge w:val="restart"/>
            <w:tcBorders>
              <w:top w:val="nil"/>
              <w:left w:val="nil"/>
              <w:bottom w:val="nil"/>
              <w:right w:val="single" w:sz="12" w:space="0" w:color="auto"/>
            </w:tcBorders>
            <w:textDirection w:val="btLr"/>
          </w:tcPr>
          <w:p w14:paraId="00F61740" w14:textId="77777777" w:rsidR="006C2C74" w:rsidRPr="000D05C2" w:rsidRDefault="006C2C74" w:rsidP="004C3B2B">
            <w:pPr>
              <w:ind w:left="113" w:right="113"/>
              <w:jc w:val="center"/>
              <w:rPr>
                <w:rFonts w:ascii="Times New Roman" w:hAnsi="Times New Roman" w:cs="Times New Roman"/>
              </w:rPr>
            </w:pPr>
            <w:r w:rsidRPr="000D05C2">
              <w:rPr>
                <w:rFonts w:ascii="Times New Roman" w:hAnsi="Times New Roman" w:cs="Times New Roman"/>
              </w:rPr>
              <w:t>Explanatory variables</w:t>
            </w:r>
          </w:p>
        </w:tc>
        <w:tc>
          <w:tcPr>
            <w:tcW w:w="2232" w:type="dxa"/>
            <w:tcBorders>
              <w:top w:val="nil"/>
              <w:left w:val="single" w:sz="12" w:space="0" w:color="auto"/>
              <w:bottom w:val="nil"/>
              <w:right w:val="single" w:sz="8" w:space="0" w:color="auto"/>
            </w:tcBorders>
          </w:tcPr>
          <w:p w14:paraId="7BE6ACFE" w14:textId="77777777" w:rsidR="006C2C74" w:rsidRDefault="006C2C74" w:rsidP="004C3B2B">
            <w:pPr>
              <w:jc w:val="center"/>
              <w:rPr>
                <w:rFonts w:ascii="Times New Roman" w:hAnsi="Times New Roman" w:cs="Times New Roman"/>
              </w:rPr>
            </w:pPr>
          </w:p>
          <w:p w14:paraId="5B8775B3" w14:textId="77777777" w:rsidR="006C2C74" w:rsidRPr="000D05C2" w:rsidRDefault="006C2C74" w:rsidP="004C3B2B">
            <w:pPr>
              <w:jc w:val="center"/>
              <w:rPr>
                <w:rFonts w:ascii="Times New Roman" w:hAnsi="Times New Roman" w:cs="Times New Roman"/>
              </w:rPr>
            </w:pPr>
            <w:r w:rsidRPr="000D05C2">
              <w:rPr>
                <w:rFonts w:ascii="Times New Roman" w:hAnsi="Times New Roman" w:cs="Times New Roman"/>
              </w:rPr>
              <w:t>Total courtship duration</w:t>
            </w:r>
          </w:p>
        </w:tc>
        <w:tc>
          <w:tcPr>
            <w:tcW w:w="296" w:type="dxa"/>
            <w:tcBorders>
              <w:top w:val="nil"/>
              <w:left w:val="single" w:sz="8" w:space="0" w:color="auto"/>
              <w:bottom w:val="nil"/>
              <w:right w:val="nil"/>
            </w:tcBorders>
          </w:tcPr>
          <w:p w14:paraId="76BB28EB" w14:textId="77777777" w:rsidR="006C2C74" w:rsidRDefault="006C2C74" w:rsidP="004C3B2B">
            <w:pPr>
              <w:jc w:val="center"/>
              <w:rPr>
                <w:rFonts w:ascii="Times New Roman" w:hAnsi="Times New Roman" w:cs="Times New Roman"/>
              </w:rPr>
            </w:pPr>
          </w:p>
        </w:tc>
        <w:tc>
          <w:tcPr>
            <w:tcW w:w="1934" w:type="dxa"/>
            <w:tcBorders>
              <w:top w:val="nil"/>
              <w:left w:val="nil"/>
              <w:bottom w:val="nil"/>
              <w:right w:val="nil"/>
            </w:tcBorders>
          </w:tcPr>
          <w:p w14:paraId="051DB7DC" w14:textId="77777777" w:rsidR="006C2C74" w:rsidRDefault="006C2C74" w:rsidP="004C3B2B">
            <w:pPr>
              <w:jc w:val="center"/>
              <w:rPr>
                <w:rFonts w:ascii="Times New Roman" w:hAnsi="Times New Roman" w:cs="Times New Roman"/>
              </w:rPr>
            </w:pPr>
          </w:p>
          <w:p w14:paraId="4DBFDB99" w14:textId="77777777" w:rsidR="008A3EFB" w:rsidRDefault="006C2C74" w:rsidP="004C3B2B">
            <w:pPr>
              <w:jc w:val="center"/>
              <w:rPr>
                <w:rFonts w:ascii="Times New Roman" w:hAnsi="Times New Roman" w:cs="Times New Roman"/>
              </w:rPr>
            </w:pPr>
            <w:r w:rsidRPr="000D05C2">
              <w:rPr>
                <w:rFonts w:ascii="Times New Roman" w:hAnsi="Times New Roman" w:cs="Times New Roman"/>
              </w:rPr>
              <w:t>χ² = 0</w:t>
            </w:r>
            <w:r w:rsidR="008A3EFB">
              <w:rPr>
                <w:rFonts w:ascii="Times New Roman" w:hAnsi="Times New Roman" w:cs="Times New Roman"/>
              </w:rPr>
              <w:t>,</w:t>
            </w:r>
            <w:r w:rsidRPr="000D05C2">
              <w:rPr>
                <w:rFonts w:ascii="Times New Roman" w:hAnsi="Times New Roman" w:cs="Times New Roman"/>
              </w:rPr>
              <w:t xml:space="preserve">75; df = 1; </w:t>
            </w:r>
          </w:p>
          <w:p w14:paraId="60232965" w14:textId="5D9F9264" w:rsidR="006C2C74" w:rsidRDefault="006C2C74" w:rsidP="004C3B2B">
            <w:pPr>
              <w:jc w:val="center"/>
              <w:rPr>
                <w:rFonts w:ascii="Times New Roman" w:hAnsi="Times New Roman" w:cs="Times New Roman"/>
              </w:rPr>
            </w:pPr>
            <w:r w:rsidRPr="000D05C2">
              <w:rPr>
                <w:rFonts w:ascii="Times New Roman" w:hAnsi="Times New Roman" w:cs="Times New Roman"/>
              </w:rPr>
              <w:t>P = 0</w:t>
            </w:r>
            <w:r w:rsidR="008A3EFB">
              <w:rPr>
                <w:rFonts w:ascii="Times New Roman" w:hAnsi="Times New Roman" w:cs="Times New Roman"/>
              </w:rPr>
              <w:t>,</w:t>
            </w:r>
            <w:r w:rsidRPr="000D05C2">
              <w:rPr>
                <w:rFonts w:ascii="Times New Roman" w:hAnsi="Times New Roman" w:cs="Times New Roman"/>
              </w:rPr>
              <w:t>39</w:t>
            </w:r>
          </w:p>
          <w:p w14:paraId="3FF7E38E" w14:textId="77777777" w:rsidR="006C2C74" w:rsidRPr="000D05C2" w:rsidRDefault="006C2C74" w:rsidP="004C3B2B">
            <w:pPr>
              <w:jc w:val="center"/>
              <w:rPr>
                <w:rFonts w:ascii="Times New Roman" w:hAnsi="Times New Roman" w:cs="Times New Roman"/>
              </w:rPr>
            </w:pPr>
          </w:p>
        </w:tc>
        <w:tc>
          <w:tcPr>
            <w:tcW w:w="1934" w:type="dxa"/>
            <w:tcBorders>
              <w:top w:val="nil"/>
              <w:left w:val="nil"/>
              <w:bottom w:val="nil"/>
              <w:right w:val="nil"/>
            </w:tcBorders>
          </w:tcPr>
          <w:p w14:paraId="23E18C97" w14:textId="77777777" w:rsidR="006C2C74" w:rsidRDefault="006C2C74" w:rsidP="004C3B2B">
            <w:pPr>
              <w:jc w:val="center"/>
              <w:rPr>
                <w:rFonts w:ascii="Times New Roman" w:hAnsi="Times New Roman" w:cs="Times New Roman"/>
              </w:rPr>
            </w:pPr>
          </w:p>
          <w:p w14:paraId="5A49124E" w14:textId="5BB84D4B" w:rsidR="008A3EFB" w:rsidRDefault="006C2C74" w:rsidP="004C3B2B">
            <w:pPr>
              <w:jc w:val="center"/>
              <w:rPr>
                <w:rFonts w:ascii="Times New Roman" w:hAnsi="Times New Roman" w:cs="Times New Roman"/>
              </w:rPr>
            </w:pPr>
            <w:r w:rsidRPr="000D05C2">
              <w:rPr>
                <w:rFonts w:ascii="Times New Roman" w:hAnsi="Times New Roman" w:cs="Times New Roman"/>
              </w:rPr>
              <w:t>χ² = 0</w:t>
            </w:r>
            <w:r w:rsidR="008A3EFB">
              <w:rPr>
                <w:rFonts w:ascii="Times New Roman" w:hAnsi="Times New Roman" w:cs="Times New Roman"/>
              </w:rPr>
              <w:t>,</w:t>
            </w:r>
            <w:r w:rsidRPr="000D05C2">
              <w:rPr>
                <w:rFonts w:ascii="Times New Roman" w:hAnsi="Times New Roman" w:cs="Times New Roman"/>
              </w:rPr>
              <w:t xml:space="preserve">77; df = 1; </w:t>
            </w:r>
          </w:p>
          <w:p w14:paraId="1EDB33B5" w14:textId="10181307" w:rsidR="006C2C74" w:rsidRPr="000D05C2" w:rsidRDefault="006C2C74" w:rsidP="004C3B2B">
            <w:pPr>
              <w:jc w:val="center"/>
              <w:rPr>
                <w:rFonts w:ascii="Times New Roman" w:hAnsi="Times New Roman" w:cs="Times New Roman"/>
              </w:rPr>
            </w:pPr>
            <w:r w:rsidRPr="000D05C2">
              <w:rPr>
                <w:rFonts w:ascii="Times New Roman" w:hAnsi="Times New Roman" w:cs="Times New Roman"/>
              </w:rPr>
              <w:t>P = 0</w:t>
            </w:r>
            <w:r w:rsidR="008A3EFB">
              <w:rPr>
                <w:rFonts w:ascii="Times New Roman" w:hAnsi="Times New Roman" w:cs="Times New Roman"/>
              </w:rPr>
              <w:t>,</w:t>
            </w:r>
            <w:r w:rsidRPr="000D05C2">
              <w:rPr>
                <w:rFonts w:ascii="Times New Roman" w:hAnsi="Times New Roman" w:cs="Times New Roman"/>
              </w:rPr>
              <w:t>38</w:t>
            </w:r>
          </w:p>
        </w:tc>
        <w:tc>
          <w:tcPr>
            <w:tcW w:w="2082" w:type="dxa"/>
            <w:tcBorders>
              <w:top w:val="nil"/>
              <w:left w:val="nil"/>
              <w:bottom w:val="nil"/>
              <w:right w:val="nil"/>
            </w:tcBorders>
          </w:tcPr>
          <w:p w14:paraId="5A5B58BB" w14:textId="77777777" w:rsidR="006C2C74" w:rsidRDefault="006C2C74" w:rsidP="004C3B2B">
            <w:pPr>
              <w:jc w:val="center"/>
              <w:rPr>
                <w:rFonts w:ascii="Times New Roman" w:hAnsi="Times New Roman" w:cs="Times New Roman"/>
              </w:rPr>
            </w:pPr>
          </w:p>
          <w:p w14:paraId="7D67DDB0" w14:textId="0EAB45CE" w:rsidR="006C2C74" w:rsidRDefault="006C2C74" w:rsidP="004C3B2B">
            <w:pPr>
              <w:jc w:val="center"/>
              <w:rPr>
                <w:rFonts w:ascii="Times New Roman" w:hAnsi="Times New Roman" w:cs="Times New Roman"/>
              </w:rPr>
            </w:pPr>
            <w:r w:rsidRPr="000D05C2">
              <w:rPr>
                <w:rFonts w:ascii="Times New Roman" w:hAnsi="Times New Roman" w:cs="Times New Roman"/>
              </w:rPr>
              <w:t>χ² = 0</w:t>
            </w:r>
            <w:r w:rsidR="008A3EFB">
              <w:rPr>
                <w:rFonts w:ascii="Times New Roman" w:hAnsi="Times New Roman" w:cs="Times New Roman"/>
              </w:rPr>
              <w:t>,</w:t>
            </w:r>
            <w:r w:rsidRPr="000D05C2">
              <w:rPr>
                <w:rFonts w:ascii="Times New Roman" w:hAnsi="Times New Roman" w:cs="Times New Roman"/>
              </w:rPr>
              <w:t>29; df = 1;</w:t>
            </w:r>
          </w:p>
          <w:p w14:paraId="14B0AE63" w14:textId="616AD819" w:rsidR="006C2C74" w:rsidRPr="000D05C2" w:rsidRDefault="006C2C74" w:rsidP="004C3B2B">
            <w:pPr>
              <w:jc w:val="center"/>
              <w:rPr>
                <w:rFonts w:ascii="Times New Roman" w:hAnsi="Times New Roman" w:cs="Times New Roman"/>
              </w:rPr>
            </w:pPr>
            <w:r w:rsidRPr="000D05C2">
              <w:rPr>
                <w:rFonts w:ascii="Times New Roman" w:hAnsi="Times New Roman" w:cs="Times New Roman"/>
              </w:rPr>
              <w:t>P = 0</w:t>
            </w:r>
            <w:r w:rsidR="008A3EFB">
              <w:rPr>
                <w:rFonts w:ascii="Times New Roman" w:hAnsi="Times New Roman" w:cs="Times New Roman"/>
              </w:rPr>
              <w:t>,</w:t>
            </w:r>
            <w:r w:rsidRPr="000D05C2">
              <w:rPr>
                <w:rFonts w:ascii="Times New Roman" w:hAnsi="Times New Roman" w:cs="Times New Roman"/>
              </w:rPr>
              <w:t>59</w:t>
            </w:r>
          </w:p>
        </w:tc>
      </w:tr>
      <w:tr w:rsidR="006C2C74" w14:paraId="037027C3" w14:textId="77777777" w:rsidTr="00E07B70">
        <w:trPr>
          <w:trHeight w:val="165"/>
        </w:trPr>
        <w:tc>
          <w:tcPr>
            <w:tcW w:w="594" w:type="dxa"/>
            <w:vMerge/>
            <w:tcBorders>
              <w:top w:val="nil"/>
              <w:left w:val="nil"/>
              <w:bottom w:val="nil"/>
              <w:right w:val="single" w:sz="12" w:space="0" w:color="auto"/>
            </w:tcBorders>
          </w:tcPr>
          <w:p w14:paraId="0E88C25C" w14:textId="77777777" w:rsidR="006C2C74" w:rsidRPr="000D05C2" w:rsidRDefault="006C2C74" w:rsidP="004C3B2B">
            <w:pPr>
              <w:jc w:val="center"/>
              <w:rPr>
                <w:rFonts w:ascii="Times New Roman" w:hAnsi="Times New Roman" w:cs="Times New Roman"/>
              </w:rPr>
            </w:pPr>
          </w:p>
        </w:tc>
        <w:tc>
          <w:tcPr>
            <w:tcW w:w="2232" w:type="dxa"/>
            <w:tcBorders>
              <w:top w:val="nil"/>
              <w:left w:val="single" w:sz="12" w:space="0" w:color="auto"/>
              <w:bottom w:val="nil"/>
              <w:right w:val="single" w:sz="8" w:space="0" w:color="auto"/>
            </w:tcBorders>
          </w:tcPr>
          <w:p w14:paraId="2F950164" w14:textId="77777777" w:rsidR="006C2C74" w:rsidRDefault="006C2C74" w:rsidP="004C3B2B">
            <w:pPr>
              <w:jc w:val="center"/>
              <w:rPr>
                <w:rFonts w:ascii="Times New Roman" w:hAnsi="Times New Roman" w:cs="Times New Roman"/>
              </w:rPr>
            </w:pPr>
            <w:r w:rsidRPr="000D05C2">
              <w:rPr>
                <w:rFonts w:ascii="Times New Roman" w:hAnsi="Times New Roman" w:cs="Times New Roman"/>
              </w:rPr>
              <w:t>Number of courtship attempts</w:t>
            </w:r>
          </w:p>
          <w:p w14:paraId="02631520" w14:textId="77777777" w:rsidR="006C2C74" w:rsidRPr="000D05C2" w:rsidRDefault="006C2C74" w:rsidP="004C3B2B">
            <w:pPr>
              <w:jc w:val="center"/>
              <w:rPr>
                <w:rFonts w:ascii="Times New Roman" w:hAnsi="Times New Roman" w:cs="Times New Roman"/>
              </w:rPr>
            </w:pPr>
          </w:p>
        </w:tc>
        <w:tc>
          <w:tcPr>
            <w:tcW w:w="296" w:type="dxa"/>
            <w:tcBorders>
              <w:top w:val="nil"/>
              <w:left w:val="single" w:sz="8" w:space="0" w:color="auto"/>
              <w:bottom w:val="nil"/>
              <w:right w:val="nil"/>
            </w:tcBorders>
          </w:tcPr>
          <w:p w14:paraId="2E2E1E27" w14:textId="77777777" w:rsidR="006C2C74" w:rsidRPr="000D05C2" w:rsidRDefault="006C2C74" w:rsidP="004C3B2B">
            <w:pPr>
              <w:jc w:val="center"/>
              <w:rPr>
                <w:rFonts w:ascii="Times New Roman" w:hAnsi="Times New Roman" w:cs="Times New Roman"/>
              </w:rPr>
            </w:pPr>
          </w:p>
        </w:tc>
        <w:tc>
          <w:tcPr>
            <w:tcW w:w="1934" w:type="dxa"/>
            <w:tcBorders>
              <w:top w:val="nil"/>
              <w:left w:val="nil"/>
              <w:bottom w:val="nil"/>
              <w:right w:val="nil"/>
            </w:tcBorders>
          </w:tcPr>
          <w:p w14:paraId="0D95C96E" w14:textId="77777777" w:rsidR="008A3EFB" w:rsidRDefault="006C2C74" w:rsidP="004C3B2B">
            <w:pPr>
              <w:jc w:val="center"/>
              <w:rPr>
                <w:rFonts w:ascii="Times New Roman" w:hAnsi="Times New Roman" w:cs="Times New Roman"/>
              </w:rPr>
            </w:pPr>
            <w:r w:rsidRPr="000D05C2">
              <w:rPr>
                <w:rFonts w:ascii="Times New Roman" w:hAnsi="Times New Roman" w:cs="Times New Roman"/>
              </w:rPr>
              <w:t>χ² = 0</w:t>
            </w:r>
            <w:r w:rsidR="008A3EFB">
              <w:rPr>
                <w:rFonts w:ascii="Times New Roman" w:hAnsi="Times New Roman" w:cs="Times New Roman"/>
              </w:rPr>
              <w:t>,</w:t>
            </w:r>
            <w:r w:rsidRPr="000D05C2">
              <w:rPr>
                <w:rFonts w:ascii="Times New Roman" w:hAnsi="Times New Roman" w:cs="Times New Roman"/>
              </w:rPr>
              <w:t xml:space="preserve">08; df = 1; </w:t>
            </w:r>
          </w:p>
          <w:p w14:paraId="3A479A7C" w14:textId="032CC1C8" w:rsidR="006C2C74" w:rsidRPr="000D05C2" w:rsidRDefault="006C2C74" w:rsidP="004C3B2B">
            <w:pPr>
              <w:jc w:val="center"/>
              <w:rPr>
                <w:rFonts w:ascii="Times New Roman" w:hAnsi="Times New Roman" w:cs="Times New Roman"/>
              </w:rPr>
            </w:pPr>
            <w:r w:rsidRPr="000D05C2">
              <w:rPr>
                <w:rFonts w:ascii="Times New Roman" w:hAnsi="Times New Roman" w:cs="Times New Roman"/>
              </w:rPr>
              <w:t>P = 0</w:t>
            </w:r>
            <w:r w:rsidR="008A3EFB">
              <w:rPr>
                <w:rFonts w:ascii="Times New Roman" w:hAnsi="Times New Roman" w:cs="Times New Roman"/>
              </w:rPr>
              <w:t>,</w:t>
            </w:r>
            <w:r w:rsidRPr="000D05C2">
              <w:rPr>
                <w:rFonts w:ascii="Times New Roman" w:hAnsi="Times New Roman" w:cs="Times New Roman"/>
              </w:rPr>
              <w:t>77</w:t>
            </w:r>
          </w:p>
        </w:tc>
        <w:tc>
          <w:tcPr>
            <w:tcW w:w="1934" w:type="dxa"/>
            <w:tcBorders>
              <w:top w:val="nil"/>
              <w:left w:val="nil"/>
              <w:bottom w:val="nil"/>
              <w:right w:val="nil"/>
            </w:tcBorders>
          </w:tcPr>
          <w:p w14:paraId="0C01FB51" w14:textId="77777777" w:rsidR="008A3EFB" w:rsidRDefault="006C2C74" w:rsidP="004C3B2B">
            <w:pPr>
              <w:jc w:val="center"/>
              <w:rPr>
                <w:rFonts w:ascii="Times New Roman" w:hAnsi="Times New Roman" w:cs="Times New Roman"/>
              </w:rPr>
            </w:pPr>
            <w:r w:rsidRPr="000D05C2">
              <w:rPr>
                <w:rFonts w:ascii="Times New Roman" w:hAnsi="Times New Roman" w:cs="Times New Roman"/>
              </w:rPr>
              <w:t>χ² = 2</w:t>
            </w:r>
            <w:r w:rsidR="008A3EFB">
              <w:rPr>
                <w:rFonts w:ascii="Times New Roman" w:hAnsi="Times New Roman" w:cs="Times New Roman"/>
              </w:rPr>
              <w:t>,</w:t>
            </w:r>
            <w:r w:rsidRPr="000D05C2">
              <w:rPr>
                <w:rFonts w:ascii="Times New Roman" w:hAnsi="Times New Roman" w:cs="Times New Roman"/>
              </w:rPr>
              <w:t xml:space="preserve">65; df = 1; </w:t>
            </w:r>
          </w:p>
          <w:p w14:paraId="67FE4922" w14:textId="4BD080D9" w:rsidR="006C2C74" w:rsidRPr="000D05C2" w:rsidRDefault="006C2C74" w:rsidP="004C3B2B">
            <w:pPr>
              <w:jc w:val="center"/>
              <w:rPr>
                <w:rFonts w:ascii="Times New Roman" w:hAnsi="Times New Roman" w:cs="Times New Roman"/>
              </w:rPr>
            </w:pPr>
            <w:r w:rsidRPr="000D05C2">
              <w:rPr>
                <w:rFonts w:ascii="Times New Roman" w:hAnsi="Times New Roman" w:cs="Times New Roman"/>
              </w:rPr>
              <w:t>P = 0</w:t>
            </w:r>
            <w:r w:rsidR="008A3EFB">
              <w:rPr>
                <w:rFonts w:ascii="Times New Roman" w:hAnsi="Times New Roman" w:cs="Times New Roman"/>
              </w:rPr>
              <w:t>,</w:t>
            </w:r>
            <w:r w:rsidRPr="000D05C2">
              <w:rPr>
                <w:rFonts w:ascii="Times New Roman" w:hAnsi="Times New Roman" w:cs="Times New Roman"/>
              </w:rPr>
              <w:t>10</w:t>
            </w:r>
          </w:p>
        </w:tc>
        <w:tc>
          <w:tcPr>
            <w:tcW w:w="2082" w:type="dxa"/>
            <w:tcBorders>
              <w:top w:val="nil"/>
              <w:left w:val="nil"/>
              <w:bottom w:val="nil"/>
              <w:right w:val="nil"/>
            </w:tcBorders>
          </w:tcPr>
          <w:p w14:paraId="21487F23" w14:textId="2CF530B5" w:rsidR="006C2C74" w:rsidRDefault="006C2C74" w:rsidP="004C3B2B">
            <w:pPr>
              <w:jc w:val="center"/>
              <w:rPr>
                <w:rFonts w:ascii="Times New Roman" w:hAnsi="Times New Roman" w:cs="Times New Roman"/>
              </w:rPr>
            </w:pPr>
            <w:r w:rsidRPr="000D05C2">
              <w:rPr>
                <w:rFonts w:ascii="Times New Roman" w:hAnsi="Times New Roman" w:cs="Times New Roman"/>
              </w:rPr>
              <w:t>χ² = 0</w:t>
            </w:r>
            <w:r w:rsidR="008A3EFB">
              <w:rPr>
                <w:rFonts w:ascii="Times New Roman" w:hAnsi="Times New Roman" w:cs="Times New Roman"/>
              </w:rPr>
              <w:t>,</w:t>
            </w:r>
            <w:r w:rsidRPr="000D05C2">
              <w:rPr>
                <w:rFonts w:ascii="Times New Roman" w:hAnsi="Times New Roman" w:cs="Times New Roman"/>
              </w:rPr>
              <w:t xml:space="preserve">05; df = 1; </w:t>
            </w:r>
          </w:p>
          <w:p w14:paraId="754216C3" w14:textId="07838A0D" w:rsidR="006C2C74" w:rsidRPr="000D05C2" w:rsidRDefault="006C2C74" w:rsidP="004C3B2B">
            <w:pPr>
              <w:jc w:val="center"/>
              <w:rPr>
                <w:rFonts w:ascii="Times New Roman" w:hAnsi="Times New Roman" w:cs="Times New Roman"/>
              </w:rPr>
            </w:pPr>
            <w:r w:rsidRPr="000D05C2">
              <w:rPr>
                <w:rFonts w:ascii="Times New Roman" w:hAnsi="Times New Roman" w:cs="Times New Roman"/>
              </w:rPr>
              <w:t>P = 0</w:t>
            </w:r>
            <w:r w:rsidR="008A3EFB">
              <w:rPr>
                <w:rFonts w:ascii="Times New Roman" w:hAnsi="Times New Roman" w:cs="Times New Roman"/>
              </w:rPr>
              <w:t>,</w:t>
            </w:r>
            <w:r w:rsidRPr="000D05C2">
              <w:rPr>
                <w:rFonts w:ascii="Times New Roman" w:hAnsi="Times New Roman" w:cs="Times New Roman"/>
              </w:rPr>
              <w:t>82</w:t>
            </w:r>
          </w:p>
        </w:tc>
      </w:tr>
      <w:tr w:rsidR="006C2C74" w14:paraId="150AFDC1" w14:textId="77777777" w:rsidTr="00E07B70">
        <w:trPr>
          <w:trHeight w:val="165"/>
        </w:trPr>
        <w:tc>
          <w:tcPr>
            <w:tcW w:w="594" w:type="dxa"/>
            <w:vMerge/>
            <w:tcBorders>
              <w:top w:val="nil"/>
              <w:left w:val="nil"/>
              <w:bottom w:val="nil"/>
              <w:right w:val="single" w:sz="12" w:space="0" w:color="auto"/>
            </w:tcBorders>
          </w:tcPr>
          <w:p w14:paraId="00B20D21" w14:textId="77777777" w:rsidR="006C2C74" w:rsidRPr="000D05C2" w:rsidRDefault="006C2C74" w:rsidP="004C3B2B">
            <w:pPr>
              <w:jc w:val="center"/>
              <w:rPr>
                <w:rFonts w:ascii="Times New Roman" w:hAnsi="Times New Roman" w:cs="Times New Roman"/>
              </w:rPr>
            </w:pPr>
          </w:p>
        </w:tc>
        <w:tc>
          <w:tcPr>
            <w:tcW w:w="2232" w:type="dxa"/>
            <w:tcBorders>
              <w:top w:val="nil"/>
              <w:left w:val="single" w:sz="12" w:space="0" w:color="auto"/>
              <w:bottom w:val="nil"/>
              <w:right w:val="single" w:sz="8" w:space="0" w:color="auto"/>
            </w:tcBorders>
          </w:tcPr>
          <w:p w14:paraId="49AE61B0" w14:textId="77777777" w:rsidR="006C2C74" w:rsidRPr="000D05C2" w:rsidRDefault="006C2C74" w:rsidP="004C3B2B">
            <w:pPr>
              <w:jc w:val="center"/>
              <w:rPr>
                <w:rFonts w:ascii="Times New Roman" w:hAnsi="Times New Roman" w:cs="Times New Roman"/>
              </w:rPr>
            </w:pPr>
            <w:r w:rsidRPr="000D05C2">
              <w:rPr>
                <w:rFonts w:ascii="Times New Roman" w:hAnsi="Times New Roman" w:cs="Times New Roman"/>
              </w:rPr>
              <w:t>Mean duration of courtship attempts</w:t>
            </w:r>
          </w:p>
        </w:tc>
        <w:tc>
          <w:tcPr>
            <w:tcW w:w="296" w:type="dxa"/>
            <w:tcBorders>
              <w:top w:val="nil"/>
              <w:left w:val="single" w:sz="8" w:space="0" w:color="auto"/>
              <w:bottom w:val="nil"/>
              <w:right w:val="nil"/>
            </w:tcBorders>
          </w:tcPr>
          <w:p w14:paraId="41E66758" w14:textId="77777777" w:rsidR="006C2C74" w:rsidRPr="000D05C2" w:rsidRDefault="006C2C74" w:rsidP="004C3B2B">
            <w:pPr>
              <w:jc w:val="center"/>
              <w:rPr>
                <w:rFonts w:ascii="Times New Roman" w:hAnsi="Times New Roman" w:cs="Times New Roman"/>
              </w:rPr>
            </w:pPr>
          </w:p>
        </w:tc>
        <w:tc>
          <w:tcPr>
            <w:tcW w:w="1934" w:type="dxa"/>
            <w:tcBorders>
              <w:top w:val="nil"/>
              <w:left w:val="nil"/>
              <w:bottom w:val="nil"/>
              <w:right w:val="nil"/>
            </w:tcBorders>
          </w:tcPr>
          <w:p w14:paraId="15B29883" w14:textId="0F5EC585" w:rsidR="008A3EFB" w:rsidRDefault="006C2C74" w:rsidP="004C3B2B">
            <w:pPr>
              <w:jc w:val="center"/>
              <w:rPr>
                <w:rFonts w:ascii="Times New Roman" w:hAnsi="Times New Roman" w:cs="Times New Roman"/>
              </w:rPr>
            </w:pPr>
            <w:r w:rsidRPr="000D05C2">
              <w:rPr>
                <w:rFonts w:ascii="Times New Roman" w:hAnsi="Times New Roman" w:cs="Times New Roman"/>
              </w:rPr>
              <w:t>χ² = 0</w:t>
            </w:r>
            <w:r w:rsidR="008A3EFB">
              <w:rPr>
                <w:rFonts w:ascii="Times New Roman" w:hAnsi="Times New Roman" w:cs="Times New Roman"/>
              </w:rPr>
              <w:t>,</w:t>
            </w:r>
            <w:r w:rsidRPr="000D05C2">
              <w:rPr>
                <w:rFonts w:ascii="Times New Roman" w:hAnsi="Times New Roman" w:cs="Times New Roman"/>
              </w:rPr>
              <w:t xml:space="preserve">94; df = 1; </w:t>
            </w:r>
          </w:p>
          <w:p w14:paraId="3F176812" w14:textId="552F401A" w:rsidR="006C2C74" w:rsidRPr="000D05C2" w:rsidRDefault="006C2C74" w:rsidP="004C3B2B">
            <w:pPr>
              <w:jc w:val="center"/>
              <w:rPr>
                <w:rFonts w:ascii="Times New Roman" w:hAnsi="Times New Roman" w:cs="Times New Roman"/>
              </w:rPr>
            </w:pPr>
            <w:r w:rsidRPr="000D05C2">
              <w:rPr>
                <w:rFonts w:ascii="Times New Roman" w:hAnsi="Times New Roman" w:cs="Times New Roman"/>
              </w:rPr>
              <w:t>P = 0</w:t>
            </w:r>
            <w:r w:rsidR="008A3EFB">
              <w:rPr>
                <w:rFonts w:ascii="Times New Roman" w:hAnsi="Times New Roman" w:cs="Times New Roman"/>
              </w:rPr>
              <w:t>,</w:t>
            </w:r>
            <w:r w:rsidRPr="000D05C2">
              <w:rPr>
                <w:rFonts w:ascii="Times New Roman" w:hAnsi="Times New Roman" w:cs="Times New Roman"/>
              </w:rPr>
              <w:t>33</w:t>
            </w:r>
          </w:p>
        </w:tc>
        <w:tc>
          <w:tcPr>
            <w:tcW w:w="1934" w:type="dxa"/>
            <w:tcBorders>
              <w:top w:val="nil"/>
              <w:left w:val="nil"/>
              <w:bottom w:val="nil"/>
              <w:right w:val="nil"/>
            </w:tcBorders>
          </w:tcPr>
          <w:p w14:paraId="471D8292" w14:textId="77777777" w:rsidR="008A3EFB" w:rsidRDefault="006C2C74" w:rsidP="004C3B2B">
            <w:pPr>
              <w:jc w:val="center"/>
              <w:rPr>
                <w:rFonts w:ascii="Times New Roman" w:hAnsi="Times New Roman" w:cs="Times New Roman"/>
              </w:rPr>
            </w:pPr>
            <w:r w:rsidRPr="000D05C2">
              <w:rPr>
                <w:rFonts w:ascii="Times New Roman" w:hAnsi="Times New Roman" w:cs="Times New Roman"/>
              </w:rPr>
              <w:t>χ² = 1</w:t>
            </w:r>
            <w:r w:rsidR="008A3EFB">
              <w:rPr>
                <w:rFonts w:ascii="Times New Roman" w:hAnsi="Times New Roman" w:cs="Times New Roman"/>
              </w:rPr>
              <w:t>,</w:t>
            </w:r>
            <w:r w:rsidRPr="000D05C2">
              <w:rPr>
                <w:rFonts w:ascii="Times New Roman" w:hAnsi="Times New Roman" w:cs="Times New Roman"/>
              </w:rPr>
              <w:t xml:space="preserve">52; df = 1; </w:t>
            </w:r>
          </w:p>
          <w:p w14:paraId="000050DC" w14:textId="3CC0BF93" w:rsidR="006C2C74" w:rsidRPr="000D05C2" w:rsidRDefault="006C2C74" w:rsidP="004C3B2B">
            <w:pPr>
              <w:jc w:val="center"/>
              <w:rPr>
                <w:rFonts w:ascii="Times New Roman" w:hAnsi="Times New Roman" w:cs="Times New Roman"/>
              </w:rPr>
            </w:pPr>
            <w:r w:rsidRPr="000D05C2">
              <w:rPr>
                <w:rFonts w:ascii="Times New Roman" w:hAnsi="Times New Roman" w:cs="Times New Roman"/>
              </w:rPr>
              <w:t>P = 0</w:t>
            </w:r>
            <w:r w:rsidR="008A3EFB">
              <w:rPr>
                <w:rFonts w:ascii="Times New Roman" w:hAnsi="Times New Roman" w:cs="Times New Roman"/>
              </w:rPr>
              <w:t>,</w:t>
            </w:r>
            <w:r w:rsidRPr="000D05C2">
              <w:rPr>
                <w:rFonts w:ascii="Times New Roman" w:hAnsi="Times New Roman" w:cs="Times New Roman"/>
              </w:rPr>
              <w:t>22</w:t>
            </w:r>
          </w:p>
        </w:tc>
        <w:tc>
          <w:tcPr>
            <w:tcW w:w="2082" w:type="dxa"/>
            <w:tcBorders>
              <w:top w:val="nil"/>
              <w:left w:val="nil"/>
              <w:bottom w:val="nil"/>
              <w:right w:val="nil"/>
            </w:tcBorders>
          </w:tcPr>
          <w:p w14:paraId="272AC4FE" w14:textId="229851B1" w:rsidR="006C2C74" w:rsidRDefault="006C2C74" w:rsidP="004C3B2B">
            <w:pPr>
              <w:jc w:val="center"/>
              <w:rPr>
                <w:rFonts w:ascii="Times New Roman" w:hAnsi="Times New Roman" w:cs="Times New Roman"/>
              </w:rPr>
            </w:pPr>
            <w:r w:rsidRPr="000D05C2">
              <w:rPr>
                <w:rFonts w:ascii="Times New Roman" w:hAnsi="Times New Roman" w:cs="Times New Roman"/>
              </w:rPr>
              <w:t>χ² = 0</w:t>
            </w:r>
            <w:r w:rsidR="008A3EFB">
              <w:rPr>
                <w:rFonts w:ascii="Times New Roman" w:hAnsi="Times New Roman" w:cs="Times New Roman"/>
              </w:rPr>
              <w:t>,</w:t>
            </w:r>
            <w:r w:rsidRPr="000D05C2">
              <w:rPr>
                <w:rFonts w:ascii="Times New Roman" w:hAnsi="Times New Roman" w:cs="Times New Roman"/>
              </w:rPr>
              <w:t xml:space="preserve">29; df = 1; </w:t>
            </w:r>
          </w:p>
          <w:p w14:paraId="2ED3F92D" w14:textId="5BEDDC4B" w:rsidR="006C2C74" w:rsidRPr="000D05C2" w:rsidRDefault="006C2C74" w:rsidP="004C3B2B">
            <w:pPr>
              <w:jc w:val="center"/>
              <w:rPr>
                <w:rFonts w:ascii="Times New Roman" w:hAnsi="Times New Roman" w:cs="Times New Roman"/>
              </w:rPr>
            </w:pPr>
            <w:r w:rsidRPr="000D05C2">
              <w:rPr>
                <w:rFonts w:ascii="Times New Roman" w:hAnsi="Times New Roman" w:cs="Times New Roman"/>
              </w:rPr>
              <w:t>P = 0</w:t>
            </w:r>
            <w:r w:rsidR="008A3EFB">
              <w:rPr>
                <w:rFonts w:ascii="Times New Roman" w:hAnsi="Times New Roman" w:cs="Times New Roman"/>
              </w:rPr>
              <w:t>,</w:t>
            </w:r>
            <w:r w:rsidRPr="000D05C2">
              <w:rPr>
                <w:rFonts w:ascii="Times New Roman" w:hAnsi="Times New Roman" w:cs="Times New Roman"/>
              </w:rPr>
              <w:t>59</w:t>
            </w:r>
          </w:p>
        </w:tc>
      </w:tr>
    </w:tbl>
    <w:p w14:paraId="27E88F26" w14:textId="3839D2AC" w:rsidR="00EC3A48" w:rsidRPr="00780D6A" w:rsidRDefault="00361A84" w:rsidP="00780D6A">
      <w:pPr>
        <w:pStyle w:val="NoSpacing"/>
        <w:spacing w:line="360" w:lineRule="auto"/>
        <w:jc w:val="both"/>
        <w:rPr>
          <w:rFonts w:ascii="Times New Roman" w:hAnsi="Times New Roman" w:cs="Times New Roman"/>
          <w:b/>
          <w:bCs/>
          <w:sz w:val="24"/>
          <w:szCs w:val="24"/>
        </w:rPr>
      </w:pPr>
      <w:r w:rsidRPr="00780D6A">
        <w:rPr>
          <w:rFonts w:ascii="Times New Roman" w:hAnsi="Times New Roman" w:cs="Times New Roman"/>
          <w:b/>
          <w:bCs/>
          <w:sz w:val="24"/>
          <w:szCs w:val="24"/>
        </w:rPr>
        <w:t>DISCUSSION</w:t>
      </w:r>
    </w:p>
    <w:p w14:paraId="6445CFF2" w14:textId="5F8322B4" w:rsidR="00EC3A48" w:rsidRDefault="00780D6A" w:rsidP="00C21011">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w:t>
      </w:r>
      <w:r w:rsidR="00BF34F2">
        <w:rPr>
          <w:rFonts w:ascii="Times New Roman" w:eastAsia="Times New Roman" w:hAnsi="Times New Roman" w:cs="Times New Roman"/>
          <w:sz w:val="24"/>
          <w:szCs w:val="24"/>
        </w:rPr>
        <w:t>revealed</w:t>
      </w:r>
      <w:r>
        <w:rPr>
          <w:rFonts w:ascii="Times New Roman" w:eastAsia="Times New Roman" w:hAnsi="Times New Roman" w:cs="Times New Roman"/>
          <w:sz w:val="24"/>
          <w:szCs w:val="24"/>
        </w:rPr>
        <w:t xml:space="preserve"> that </w:t>
      </w:r>
      <w:r>
        <w:rPr>
          <w:rFonts w:ascii="Times New Roman" w:eastAsia="Times New Roman" w:hAnsi="Times New Roman" w:cs="Times New Roman"/>
          <w:i/>
          <w:iCs/>
          <w:sz w:val="24"/>
          <w:szCs w:val="24"/>
        </w:rPr>
        <w:t>D. minor</w:t>
      </w:r>
      <w:r>
        <w:rPr>
          <w:rFonts w:ascii="Times New Roman" w:eastAsia="Times New Roman" w:hAnsi="Times New Roman" w:cs="Times New Roman"/>
          <w:sz w:val="24"/>
          <w:szCs w:val="24"/>
        </w:rPr>
        <w:t xml:space="preserve"> males </w:t>
      </w:r>
      <w:r w:rsidR="00BF34F2">
        <w:rPr>
          <w:rFonts w:ascii="Times New Roman" w:eastAsia="Times New Roman" w:hAnsi="Times New Roman" w:cs="Times New Roman"/>
          <w:sz w:val="24"/>
          <w:szCs w:val="24"/>
        </w:rPr>
        <w:t>displayed</w:t>
      </w:r>
      <w:r>
        <w:rPr>
          <w:rFonts w:ascii="Times New Roman" w:eastAsia="Times New Roman" w:hAnsi="Times New Roman" w:cs="Times New Roman"/>
          <w:sz w:val="24"/>
          <w:szCs w:val="24"/>
        </w:rPr>
        <w:t xml:space="preserve"> a ritualised courtship behaviour </w:t>
      </w:r>
      <w:r w:rsidR="00BF34F2">
        <w:rPr>
          <w:rFonts w:ascii="Times New Roman" w:eastAsia="Times New Roman" w:hAnsi="Times New Roman" w:cs="Times New Roman"/>
          <w:sz w:val="24"/>
          <w:szCs w:val="24"/>
        </w:rPr>
        <w:t>upon encountering</w:t>
      </w:r>
      <w:r>
        <w:rPr>
          <w:rFonts w:ascii="Times New Roman" w:eastAsia="Times New Roman" w:hAnsi="Times New Roman" w:cs="Times New Roman"/>
          <w:sz w:val="24"/>
          <w:szCs w:val="24"/>
        </w:rPr>
        <w:t xml:space="preserve"> a female. Their courtship included </w:t>
      </w:r>
      <w:r w:rsidR="00BF34F2">
        <w:rPr>
          <w:rFonts w:ascii="Times New Roman" w:eastAsia="Times New Roman" w:hAnsi="Times New Roman" w:cs="Times New Roman"/>
          <w:sz w:val="24"/>
          <w:szCs w:val="24"/>
        </w:rPr>
        <w:t>various</w:t>
      </w:r>
      <w:r>
        <w:rPr>
          <w:rFonts w:ascii="Times New Roman" w:eastAsia="Times New Roman" w:hAnsi="Times New Roman" w:cs="Times New Roman"/>
          <w:sz w:val="24"/>
          <w:szCs w:val="24"/>
        </w:rPr>
        <w:t xml:space="preserve"> pre-copulatory body </w:t>
      </w:r>
      <w:r w:rsidR="00BF34F2">
        <w:rPr>
          <w:rFonts w:ascii="Times New Roman" w:eastAsia="Times New Roman" w:hAnsi="Times New Roman" w:cs="Times New Roman"/>
          <w:sz w:val="24"/>
          <w:szCs w:val="24"/>
        </w:rPr>
        <w:t>movements and occasionally grabbing of</w:t>
      </w:r>
      <w:r w:rsidR="004C5E91">
        <w:rPr>
          <w:rFonts w:ascii="Times New Roman" w:eastAsia="Times New Roman" w:hAnsi="Times New Roman" w:cs="Times New Roman"/>
          <w:sz w:val="24"/>
          <w:szCs w:val="24"/>
        </w:rPr>
        <w:t xml:space="preserve"> </w:t>
      </w:r>
      <w:r w:rsidR="00BF34F2">
        <w:rPr>
          <w:rFonts w:ascii="Times New Roman" w:eastAsia="Times New Roman" w:hAnsi="Times New Roman" w:cs="Times New Roman"/>
          <w:sz w:val="24"/>
          <w:szCs w:val="24"/>
        </w:rPr>
        <w:t>the female silk dragline.</w:t>
      </w:r>
      <w:r w:rsidR="004C5E91">
        <w:rPr>
          <w:rFonts w:ascii="Times New Roman" w:eastAsia="Times New Roman" w:hAnsi="Times New Roman" w:cs="Times New Roman"/>
          <w:sz w:val="24"/>
          <w:szCs w:val="24"/>
        </w:rPr>
        <w:t xml:space="preserve"> </w:t>
      </w:r>
      <w:r w:rsidR="00BF34F2">
        <w:rPr>
          <w:rFonts w:ascii="Times New Roman" w:eastAsia="Times New Roman" w:hAnsi="Times New Roman" w:cs="Times New Roman"/>
          <w:sz w:val="24"/>
          <w:szCs w:val="24"/>
        </w:rPr>
        <w:t>Surprisingly, the duration of courtship and the outcomes of mating attempts were not found to be dependent o</w:t>
      </w:r>
      <w:r w:rsidR="00172054">
        <w:rPr>
          <w:rFonts w:ascii="Times New Roman" w:eastAsia="Times New Roman" w:hAnsi="Times New Roman" w:cs="Times New Roman"/>
          <w:sz w:val="24"/>
          <w:szCs w:val="24"/>
        </w:rPr>
        <w:t>n</w:t>
      </w:r>
      <w:r w:rsidR="00BF34F2">
        <w:rPr>
          <w:rFonts w:ascii="Times New Roman" w:eastAsia="Times New Roman" w:hAnsi="Times New Roman" w:cs="Times New Roman"/>
          <w:sz w:val="24"/>
          <w:szCs w:val="24"/>
        </w:rPr>
        <w:t xml:space="preserve"> the female mating status. Similarly, the overall structure of courtship behaviour remained largely unchanged between the two mating groups. </w:t>
      </w:r>
      <w:r w:rsidR="00C21011">
        <w:rPr>
          <w:rFonts w:ascii="Times New Roman" w:eastAsia="Times New Roman" w:hAnsi="Times New Roman" w:cs="Times New Roman"/>
          <w:sz w:val="24"/>
          <w:szCs w:val="24"/>
        </w:rPr>
        <w:t xml:space="preserve">However, there was a wider range of courtship attempts by males in trials with previously mated females, and the number of male courtship attempts was positively influenced by the number of attacks from the </w:t>
      </w:r>
      <w:commentRangeStart w:id="297"/>
      <w:r w:rsidR="00C21011">
        <w:rPr>
          <w:rFonts w:ascii="Times New Roman" w:eastAsia="Times New Roman" w:hAnsi="Times New Roman" w:cs="Times New Roman"/>
          <w:sz w:val="24"/>
          <w:szCs w:val="24"/>
        </w:rPr>
        <w:t>female</w:t>
      </w:r>
      <w:commentRangeEnd w:id="297"/>
      <w:r w:rsidR="00895208">
        <w:rPr>
          <w:rStyle w:val="CommentReference"/>
        </w:rPr>
        <w:commentReference w:id="297"/>
      </w:r>
      <w:r w:rsidR="00C21011">
        <w:rPr>
          <w:rFonts w:ascii="Times New Roman" w:eastAsia="Times New Roman" w:hAnsi="Times New Roman" w:cs="Times New Roman"/>
          <w:sz w:val="24"/>
          <w:szCs w:val="24"/>
        </w:rPr>
        <w:t>.</w:t>
      </w:r>
      <w:r w:rsidR="004C5E91">
        <w:rPr>
          <w:rFonts w:ascii="Times New Roman" w:eastAsia="Times New Roman" w:hAnsi="Times New Roman" w:cs="Times New Roman"/>
          <w:sz w:val="24"/>
          <w:szCs w:val="24"/>
        </w:rPr>
        <w:t xml:space="preserve"> </w:t>
      </w:r>
    </w:p>
    <w:p w14:paraId="39D1F89F" w14:textId="77777777" w:rsidR="00C133D4" w:rsidRDefault="00C133D4" w:rsidP="00780D6A">
      <w:pPr>
        <w:pStyle w:val="NoSpacing"/>
        <w:spacing w:line="360" w:lineRule="auto"/>
        <w:jc w:val="both"/>
        <w:rPr>
          <w:rFonts w:ascii="Times New Roman" w:eastAsia="Times New Roman" w:hAnsi="Times New Roman" w:cs="Times New Roman"/>
          <w:sz w:val="24"/>
          <w:szCs w:val="24"/>
        </w:rPr>
      </w:pPr>
    </w:p>
    <w:p w14:paraId="64E312D3" w14:textId="70DE40B0" w:rsidR="004C5E91" w:rsidRDefault="00C532BB" w:rsidP="00780D6A">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Male r</w:t>
      </w:r>
      <w:r w:rsidR="004C5E91">
        <w:rPr>
          <w:rFonts w:ascii="Times New Roman" w:eastAsia="Times New Roman" w:hAnsi="Times New Roman" w:cs="Times New Roman"/>
          <w:b/>
          <w:bCs/>
          <w:sz w:val="24"/>
          <w:szCs w:val="24"/>
        </w:rPr>
        <w:t>itualised courtship and communication cues</w:t>
      </w:r>
    </w:p>
    <w:p w14:paraId="2B9F85A7" w14:textId="77777777" w:rsidR="00DD1FCB" w:rsidRDefault="00575B16" w:rsidP="00DD1FCB">
      <w:pPr>
        <w:pStyle w:val="NoSpacing"/>
        <w:spacing w:line="360" w:lineRule="auto"/>
        <w:jc w:val="both"/>
        <w:rPr>
          <w:ins w:id="298" w:author="Chrissie Painting" w:date="2023-06-22T09:52:00Z"/>
          <w:rFonts w:ascii="Times New Roman" w:eastAsia="Times New Roman" w:hAnsi="Times New Roman" w:cs="Times New Roman"/>
          <w:sz w:val="24"/>
          <w:szCs w:val="24"/>
        </w:rPr>
      </w:pPr>
      <w:commentRangeStart w:id="299"/>
      <w:del w:id="300" w:author="Chrissie Painting" w:date="2023-06-21T16:01:00Z">
        <w:r w:rsidDel="00895208">
          <w:rPr>
            <w:rFonts w:ascii="Times New Roman" w:eastAsia="Times New Roman" w:hAnsi="Times New Roman" w:cs="Times New Roman"/>
            <w:sz w:val="24"/>
            <w:szCs w:val="24"/>
          </w:rPr>
          <w:delText>When</w:delText>
        </w:r>
      </w:del>
      <w:commentRangeEnd w:id="299"/>
      <w:r w:rsidR="00DD1FCB">
        <w:rPr>
          <w:rStyle w:val="CommentReference"/>
        </w:rPr>
        <w:commentReference w:id="299"/>
      </w:r>
      <w:del w:id="301" w:author="Chrissie Painting" w:date="2023-06-21T16:01:00Z">
        <w:r w:rsidDel="00895208">
          <w:rPr>
            <w:rFonts w:ascii="Times New Roman" w:eastAsia="Times New Roman" w:hAnsi="Times New Roman" w:cs="Times New Roman"/>
            <w:sz w:val="24"/>
            <w:szCs w:val="24"/>
          </w:rPr>
          <w:delText xml:space="preserve"> introduced to females, m</w:delText>
        </w:r>
      </w:del>
      <w:ins w:id="302" w:author="Chrissie Painting" w:date="2023-06-21T16:01:00Z">
        <w:r w:rsidR="00895208">
          <w:rPr>
            <w:rFonts w:ascii="Times New Roman" w:eastAsia="Times New Roman" w:hAnsi="Times New Roman" w:cs="Times New Roman"/>
            <w:sz w:val="24"/>
            <w:szCs w:val="24"/>
          </w:rPr>
          <w:t>M</w:t>
        </w:r>
      </w:ins>
      <w:r>
        <w:rPr>
          <w:rFonts w:ascii="Times New Roman" w:eastAsia="Times New Roman" w:hAnsi="Times New Roman" w:cs="Times New Roman"/>
          <w:sz w:val="24"/>
          <w:szCs w:val="24"/>
        </w:rPr>
        <w:t xml:space="preserve">ale </w:t>
      </w:r>
      <w:r>
        <w:rPr>
          <w:rFonts w:ascii="Times New Roman" w:eastAsia="Times New Roman" w:hAnsi="Times New Roman" w:cs="Times New Roman"/>
          <w:i/>
          <w:iCs/>
          <w:sz w:val="24"/>
          <w:szCs w:val="24"/>
        </w:rPr>
        <w:t>D. minor</w:t>
      </w:r>
      <w:r>
        <w:rPr>
          <w:rFonts w:ascii="Times New Roman" w:eastAsia="Times New Roman" w:hAnsi="Times New Roman" w:cs="Times New Roman"/>
          <w:sz w:val="24"/>
          <w:szCs w:val="24"/>
        </w:rPr>
        <w:t xml:space="preserve"> spiders displayed a range of courtship behaviours, including an important variety of mechanical communication cues, such as leg and pedipalp waving, as well as tapping on the substrate. These behaviours were observed throughout the male’s approach and during the mounting process. </w:t>
      </w:r>
      <w:commentRangeStart w:id="303"/>
      <w:ins w:id="304" w:author="Chrissie Painting" w:date="2023-06-22T09:52:00Z">
        <w:r w:rsidR="00DD1FCB">
          <w:rPr>
            <w:rFonts w:ascii="Times New Roman" w:eastAsia="Times New Roman" w:hAnsi="Times New Roman" w:cs="Times New Roman"/>
            <w:sz w:val="24"/>
            <w:szCs w:val="24"/>
          </w:rPr>
          <w:t>The</w:t>
        </w:r>
        <w:commentRangeEnd w:id="303"/>
        <w:r w:rsidR="00DD1FCB">
          <w:rPr>
            <w:rStyle w:val="CommentReference"/>
          </w:rPr>
          <w:commentReference w:id="303"/>
        </w:r>
        <w:r w:rsidR="00DD1FCB">
          <w:rPr>
            <w:rFonts w:ascii="Times New Roman" w:eastAsia="Times New Roman" w:hAnsi="Times New Roman" w:cs="Times New Roman"/>
            <w:sz w:val="24"/>
            <w:szCs w:val="24"/>
          </w:rPr>
          <w:t xml:space="preserve"> presence of vibrational and visual cues in courtship behaviour is a common characteristic among </w:t>
        </w:r>
        <w:proofErr w:type="spellStart"/>
        <w:r w:rsidR="00DD1FCB">
          <w:rPr>
            <w:rFonts w:ascii="Times New Roman" w:eastAsia="Times New Roman" w:hAnsi="Times New Roman" w:cs="Times New Roman"/>
            <w:sz w:val="24"/>
            <w:szCs w:val="24"/>
          </w:rPr>
          <w:t>lycosid</w:t>
        </w:r>
        <w:proofErr w:type="spellEnd"/>
        <w:r w:rsidR="00DD1FCB">
          <w:rPr>
            <w:rFonts w:ascii="Times New Roman" w:eastAsia="Times New Roman" w:hAnsi="Times New Roman" w:cs="Times New Roman"/>
            <w:sz w:val="24"/>
            <w:szCs w:val="24"/>
          </w:rPr>
          <w:t xml:space="preserve"> and </w:t>
        </w:r>
        <w:proofErr w:type="spellStart"/>
        <w:r w:rsidR="00DD1FCB">
          <w:rPr>
            <w:rFonts w:ascii="Times New Roman" w:eastAsia="Times New Roman" w:hAnsi="Times New Roman" w:cs="Times New Roman"/>
            <w:sz w:val="24"/>
            <w:szCs w:val="24"/>
          </w:rPr>
          <w:t>pisaurid</w:t>
        </w:r>
        <w:proofErr w:type="spellEnd"/>
        <w:r w:rsidR="00DD1FCB">
          <w:rPr>
            <w:rFonts w:ascii="Times New Roman" w:eastAsia="Times New Roman" w:hAnsi="Times New Roman" w:cs="Times New Roman"/>
            <w:sz w:val="24"/>
            <w:szCs w:val="24"/>
          </w:rPr>
          <w:t xml:space="preserve"> spiders (</w:t>
        </w:r>
        <w:commentRangeStart w:id="305"/>
        <w:r w:rsidR="00DD1FCB">
          <w:rPr>
            <w:rFonts w:ascii="Times New Roman" w:eastAsia="Times New Roman" w:hAnsi="Times New Roman" w:cs="Times New Roman"/>
            <w:sz w:val="24"/>
            <w:szCs w:val="24"/>
          </w:rPr>
          <w:t>Eberhard</w:t>
        </w:r>
        <w:commentRangeEnd w:id="305"/>
        <w:r w:rsidR="00DD1FCB">
          <w:rPr>
            <w:rStyle w:val="CommentReference"/>
          </w:rPr>
          <w:commentReference w:id="305"/>
        </w:r>
        <w:r w:rsidR="00DD1FCB">
          <w:rPr>
            <w:rFonts w:ascii="Times New Roman" w:eastAsia="Times New Roman" w:hAnsi="Times New Roman" w:cs="Times New Roman"/>
            <w:sz w:val="24"/>
            <w:szCs w:val="24"/>
          </w:rPr>
          <w:t xml:space="preserve"> </w:t>
        </w:r>
        <w:r w:rsidR="00DD1FCB">
          <w:rPr>
            <w:rFonts w:ascii="Times New Roman" w:eastAsia="Times New Roman" w:hAnsi="Times New Roman" w:cs="Times New Roman"/>
            <w:i/>
            <w:iCs/>
            <w:sz w:val="24"/>
            <w:szCs w:val="24"/>
          </w:rPr>
          <w:t>et al</w:t>
        </w:r>
        <w:r w:rsidR="00DD1FCB">
          <w:rPr>
            <w:rFonts w:ascii="Times New Roman" w:eastAsia="Times New Roman" w:hAnsi="Times New Roman" w:cs="Times New Roman"/>
            <w:sz w:val="24"/>
            <w:szCs w:val="24"/>
          </w:rPr>
          <w:t xml:space="preserve">., 2020; Gibson &amp; Uetz, 2008; Hoefler </w:t>
        </w:r>
        <w:r w:rsidR="00DD1FCB">
          <w:rPr>
            <w:rFonts w:ascii="Times New Roman" w:eastAsia="Times New Roman" w:hAnsi="Times New Roman" w:cs="Times New Roman"/>
            <w:i/>
            <w:iCs/>
            <w:sz w:val="24"/>
            <w:szCs w:val="24"/>
          </w:rPr>
          <w:t>et al</w:t>
        </w:r>
        <w:r w:rsidR="00DD1FCB">
          <w:rPr>
            <w:rFonts w:ascii="Times New Roman" w:eastAsia="Times New Roman" w:hAnsi="Times New Roman" w:cs="Times New Roman"/>
            <w:sz w:val="24"/>
            <w:szCs w:val="24"/>
          </w:rPr>
          <w:t xml:space="preserve">., 2008). Previous studies on several </w:t>
        </w:r>
        <w:r w:rsidR="00DD1FCB">
          <w:rPr>
            <w:rFonts w:ascii="Times New Roman" w:eastAsia="Times New Roman" w:hAnsi="Times New Roman" w:cs="Times New Roman"/>
            <w:i/>
            <w:iCs/>
            <w:sz w:val="24"/>
            <w:szCs w:val="24"/>
          </w:rPr>
          <w:t xml:space="preserve">Dolomedes </w:t>
        </w:r>
        <w:r w:rsidR="00DD1FCB">
          <w:rPr>
            <w:rFonts w:ascii="Times New Roman" w:eastAsia="Times New Roman" w:hAnsi="Times New Roman" w:cs="Times New Roman"/>
            <w:sz w:val="24"/>
            <w:szCs w:val="24"/>
          </w:rPr>
          <w:t xml:space="preserve">species, such as </w:t>
        </w:r>
        <w:r w:rsidR="00DD1FCB">
          <w:rPr>
            <w:rFonts w:ascii="Times New Roman" w:eastAsia="Times New Roman" w:hAnsi="Times New Roman" w:cs="Times New Roman"/>
            <w:i/>
            <w:iCs/>
            <w:sz w:val="24"/>
            <w:szCs w:val="24"/>
          </w:rPr>
          <w:t>D. triton</w:t>
        </w:r>
        <w:r w:rsidR="00DD1FCB">
          <w:rPr>
            <w:rFonts w:ascii="Times New Roman" w:eastAsia="Times New Roman" w:hAnsi="Times New Roman" w:cs="Times New Roman"/>
            <w:sz w:val="24"/>
            <w:szCs w:val="24"/>
          </w:rPr>
          <w:t xml:space="preserve">, </w:t>
        </w:r>
        <w:r w:rsidR="00DD1FCB">
          <w:rPr>
            <w:rFonts w:ascii="Times New Roman" w:eastAsia="Times New Roman" w:hAnsi="Times New Roman" w:cs="Times New Roman"/>
            <w:i/>
            <w:iCs/>
            <w:sz w:val="24"/>
            <w:szCs w:val="24"/>
          </w:rPr>
          <w:t>D. fimbriatus</w:t>
        </w:r>
        <w:r w:rsidR="00DD1FCB">
          <w:rPr>
            <w:rFonts w:ascii="Times New Roman" w:eastAsia="Times New Roman" w:hAnsi="Times New Roman" w:cs="Times New Roman"/>
            <w:sz w:val="24"/>
            <w:szCs w:val="24"/>
          </w:rPr>
          <w:t xml:space="preserve"> and </w:t>
        </w:r>
        <w:r w:rsidR="00DD1FCB">
          <w:rPr>
            <w:rFonts w:ascii="Times New Roman" w:eastAsia="Times New Roman" w:hAnsi="Times New Roman" w:cs="Times New Roman"/>
            <w:i/>
            <w:iCs/>
            <w:sz w:val="24"/>
            <w:szCs w:val="24"/>
          </w:rPr>
          <w:t xml:space="preserve">D. scribens </w:t>
        </w:r>
        <w:r w:rsidR="00DD1FCB">
          <w:rPr>
            <w:rFonts w:ascii="Times New Roman" w:eastAsia="Times New Roman" w:hAnsi="Times New Roman" w:cs="Times New Roman"/>
            <w:sz w:val="24"/>
            <w:szCs w:val="24"/>
          </w:rPr>
          <w:t>have already documented the occurrence of vibrational and visual cues during courtship, including abdominal vibrations, leg movements, and the following of female silk draglines (</w:t>
        </w:r>
        <w:proofErr w:type="spellStart"/>
        <w:r w:rsidR="00DD1FCB">
          <w:rPr>
            <w:rFonts w:ascii="Times New Roman" w:eastAsia="Times New Roman" w:hAnsi="Times New Roman" w:cs="Times New Roman"/>
            <w:sz w:val="24"/>
            <w:szCs w:val="24"/>
          </w:rPr>
          <w:t>Arnqvist</w:t>
        </w:r>
        <w:proofErr w:type="spellEnd"/>
        <w:r w:rsidR="00DD1FCB">
          <w:rPr>
            <w:rFonts w:ascii="Times New Roman" w:eastAsia="Times New Roman" w:hAnsi="Times New Roman" w:cs="Times New Roman"/>
            <w:sz w:val="24"/>
            <w:szCs w:val="24"/>
          </w:rPr>
          <w:t xml:space="preserve">, 1992; </w:t>
        </w:r>
        <w:proofErr w:type="spellStart"/>
        <w:r w:rsidR="00DD1FCB">
          <w:rPr>
            <w:rFonts w:ascii="Times New Roman" w:eastAsia="Times New Roman" w:hAnsi="Times New Roman" w:cs="Times New Roman"/>
            <w:sz w:val="24"/>
            <w:szCs w:val="24"/>
          </w:rPr>
          <w:t>Kaston</w:t>
        </w:r>
        <w:proofErr w:type="spellEnd"/>
        <w:r w:rsidR="00DD1FCB">
          <w:rPr>
            <w:rFonts w:ascii="Times New Roman" w:eastAsia="Times New Roman" w:hAnsi="Times New Roman" w:cs="Times New Roman"/>
            <w:sz w:val="24"/>
            <w:szCs w:val="24"/>
          </w:rPr>
          <w:t xml:space="preserve">, 1936; Roland &amp; </w:t>
        </w:r>
        <w:proofErr w:type="spellStart"/>
        <w:r w:rsidR="00DD1FCB">
          <w:rPr>
            <w:rFonts w:ascii="Times New Roman" w:eastAsia="Times New Roman" w:hAnsi="Times New Roman" w:cs="Times New Roman"/>
            <w:sz w:val="24"/>
            <w:szCs w:val="24"/>
          </w:rPr>
          <w:t>Rovner</w:t>
        </w:r>
        <w:proofErr w:type="spellEnd"/>
        <w:r w:rsidR="00DD1FCB">
          <w:rPr>
            <w:rFonts w:ascii="Times New Roman" w:eastAsia="Times New Roman" w:hAnsi="Times New Roman" w:cs="Times New Roman"/>
            <w:sz w:val="24"/>
            <w:szCs w:val="24"/>
          </w:rPr>
          <w:t xml:space="preserve">, 1893). These previous documentations align with the description of </w:t>
        </w:r>
        <w:r w:rsidR="00DD1FCB">
          <w:rPr>
            <w:rFonts w:ascii="Times New Roman" w:eastAsia="Times New Roman" w:hAnsi="Times New Roman" w:cs="Times New Roman"/>
            <w:i/>
            <w:iCs/>
            <w:sz w:val="24"/>
            <w:szCs w:val="24"/>
          </w:rPr>
          <w:t>D. minor</w:t>
        </w:r>
        <w:r w:rsidR="00DD1FCB">
          <w:rPr>
            <w:rFonts w:ascii="Times New Roman" w:eastAsia="Times New Roman" w:hAnsi="Times New Roman" w:cs="Times New Roman"/>
            <w:sz w:val="24"/>
            <w:szCs w:val="24"/>
          </w:rPr>
          <w:t xml:space="preserve"> courtship presented in this study.</w:t>
        </w:r>
      </w:ins>
    </w:p>
    <w:p w14:paraId="7AC842C3" w14:textId="21D72466" w:rsidR="00DD1FCB" w:rsidRDefault="00DD1FCB" w:rsidP="001D6DF1">
      <w:pPr>
        <w:pStyle w:val="NoSpacing"/>
        <w:spacing w:line="360" w:lineRule="auto"/>
        <w:jc w:val="both"/>
        <w:rPr>
          <w:ins w:id="306" w:author="Chrissie Painting" w:date="2023-06-22T09:51:00Z"/>
          <w:rFonts w:ascii="Times New Roman" w:eastAsia="Times New Roman" w:hAnsi="Times New Roman" w:cs="Times New Roman"/>
          <w:sz w:val="24"/>
          <w:szCs w:val="24"/>
        </w:rPr>
      </w:pPr>
    </w:p>
    <w:p w14:paraId="4050A688" w14:textId="77777777" w:rsidR="00DD1FCB" w:rsidRDefault="00DD1FCB" w:rsidP="001D6DF1">
      <w:pPr>
        <w:pStyle w:val="NoSpacing"/>
        <w:spacing w:line="360" w:lineRule="auto"/>
        <w:jc w:val="both"/>
        <w:rPr>
          <w:ins w:id="307" w:author="Chrissie Painting" w:date="2023-06-22T09:51:00Z"/>
          <w:rFonts w:ascii="Times New Roman" w:eastAsia="Times New Roman" w:hAnsi="Times New Roman" w:cs="Times New Roman"/>
          <w:sz w:val="24"/>
          <w:szCs w:val="24"/>
        </w:rPr>
      </w:pPr>
    </w:p>
    <w:p w14:paraId="3F498B77" w14:textId="2A70B15B" w:rsidR="00867589" w:rsidRDefault="00575B16" w:rsidP="001D6DF1">
      <w:pPr>
        <w:pStyle w:val="NoSpacing"/>
        <w:spacing w:line="360" w:lineRule="auto"/>
        <w:jc w:val="both"/>
        <w:rPr>
          <w:rFonts w:ascii="Times New Roman" w:eastAsia="Times New Roman" w:hAnsi="Times New Roman" w:cs="Times New Roman"/>
          <w:sz w:val="24"/>
          <w:szCs w:val="24"/>
        </w:rPr>
      </w:pPr>
      <w:commentRangeStart w:id="308"/>
      <w:r>
        <w:rPr>
          <w:rFonts w:ascii="Times New Roman" w:eastAsia="Times New Roman" w:hAnsi="Times New Roman" w:cs="Times New Roman"/>
          <w:sz w:val="24"/>
          <w:szCs w:val="24"/>
        </w:rPr>
        <w:t>Such</w:t>
      </w:r>
      <w:commentRangeEnd w:id="308"/>
      <w:r w:rsidR="00DD1FCB">
        <w:rPr>
          <w:rStyle w:val="CommentReference"/>
        </w:rPr>
        <w:commentReference w:id="308"/>
      </w:r>
      <w:r>
        <w:rPr>
          <w:rFonts w:ascii="Times New Roman" w:eastAsia="Times New Roman" w:hAnsi="Times New Roman" w:cs="Times New Roman"/>
          <w:sz w:val="24"/>
          <w:szCs w:val="24"/>
        </w:rPr>
        <w:t xml:space="preserve"> behaviours, which heavily rely on motor performances, likely impose an energetic cost on the male to be maintained during the whole courtship (Clark, 2012). </w:t>
      </w:r>
      <w:r w:rsidR="00364C52">
        <w:rPr>
          <w:rFonts w:ascii="Times New Roman" w:eastAsia="Times New Roman" w:hAnsi="Times New Roman" w:cs="Times New Roman"/>
          <w:sz w:val="24"/>
          <w:szCs w:val="24"/>
        </w:rPr>
        <w:t xml:space="preserve">Similar courtship costs have been documented in various animal species, including spiders, and are known to depend on the male’s condition and energy allocation ability (Byers </w:t>
      </w:r>
      <w:r w:rsidR="00364C52">
        <w:rPr>
          <w:rFonts w:ascii="Times New Roman" w:eastAsia="Times New Roman" w:hAnsi="Times New Roman" w:cs="Times New Roman"/>
          <w:i/>
          <w:iCs/>
          <w:sz w:val="24"/>
          <w:szCs w:val="24"/>
        </w:rPr>
        <w:t>et al</w:t>
      </w:r>
      <w:r w:rsidR="00364C52">
        <w:rPr>
          <w:rFonts w:ascii="Times New Roman" w:eastAsia="Times New Roman" w:hAnsi="Times New Roman" w:cs="Times New Roman"/>
          <w:sz w:val="24"/>
          <w:szCs w:val="24"/>
        </w:rPr>
        <w:t xml:space="preserve">., 2010; Hoefler </w:t>
      </w:r>
      <w:r w:rsidR="00364C52">
        <w:rPr>
          <w:rFonts w:ascii="Times New Roman" w:eastAsia="Times New Roman" w:hAnsi="Times New Roman" w:cs="Times New Roman"/>
          <w:i/>
          <w:iCs/>
          <w:sz w:val="24"/>
          <w:szCs w:val="24"/>
        </w:rPr>
        <w:t>et al</w:t>
      </w:r>
      <w:r w:rsidR="00364C52">
        <w:rPr>
          <w:rFonts w:ascii="Times New Roman" w:eastAsia="Times New Roman" w:hAnsi="Times New Roman" w:cs="Times New Roman"/>
          <w:sz w:val="24"/>
          <w:szCs w:val="24"/>
        </w:rPr>
        <w:t xml:space="preserve">., 2008). Additionally, males exhibited a retreat response when faced with female aggression, suggesting their aversion to female aggressiveness and their attempt to avoid pre-copulatory cannibalism. </w:t>
      </w:r>
      <w:r w:rsidR="001D6DF1">
        <w:rPr>
          <w:rFonts w:ascii="Times New Roman" w:eastAsia="Times New Roman" w:hAnsi="Times New Roman" w:cs="Times New Roman"/>
          <w:sz w:val="24"/>
          <w:szCs w:val="24"/>
        </w:rPr>
        <w:t xml:space="preserve">These findings confirm that male </w:t>
      </w:r>
      <w:r w:rsidR="001D6DF1">
        <w:rPr>
          <w:rFonts w:ascii="Times New Roman" w:eastAsia="Times New Roman" w:hAnsi="Times New Roman" w:cs="Times New Roman"/>
          <w:i/>
          <w:iCs/>
          <w:sz w:val="24"/>
          <w:szCs w:val="24"/>
        </w:rPr>
        <w:t>D. minor</w:t>
      </w:r>
      <w:r w:rsidR="001D6DF1">
        <w:rPr>
          <w:rFonts w:ascii="Times New Roman" w:eastAsia="Times New Roman" w:hAnsi="Times New Roman" w:cs="Times New Roman"/>
          <w:sz w:val="24"/>
          <w:szCs w:val="24"/>
        </w:rPr>
        <w:t xml:space="preserve"> spiders engage in a ritualized pre-copulatory courtship behaviour with the behavioural requirements that may result in an evolutionary </w:t>
      </w:r>
      <w:r w:rsidR="001D6DF1">
        <w:rPr>
          <w:rFonts w:ascii="Times New Roman" w:eastAsia="Times New Roman" w:hAnsi="Times New Roman" w:cs="Times New Roman"/>
          <w:sz w:val="24"/>
          <w:szCs w:val="24"/>
        </w:rPr>
        <w:lastRenderedPageBreak/>
        <w:t>compromise. In their courtship, males may experience an energetic cost associated with female acceptance while simultaneously trying to evade sexual cannibalism.</w:t>
      </w:r>
    </w:p>
    <w:p w14:paraId="7AB28EFE" w14:textId="5DEC08BF" w:rsidR="0078482B" w:rsidRDefault="002F5156" w:rsidP="0078482B">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commentRangeStart w:id="309"/>
      <w:del w:id="310" w:author="Chrissie Painting" w:date="2023-06-22T09:52:00Z">
        <w:r w:rsidDel="00DD1FCB">
          <w:rPr>
            <w:rFonts w:ascii="Times New Roman" w:eastAsia="Times New Roman" w:hAnsi="Times New Roman" w:cs="Times New Roman"/>
            <w:sz w:val="24"/>
            <w:szCs w:val="24"/>
          </w:rPr>
          <w:delText>The</w:delText>
        </w:r>
        <w:commentRangeEnd w:id="309"/>
        <w:r w:rsidR="00DD1FCB" w:rsidDel="00DD1FCB">
          <w:rPr>
            <w:rStyle w:val="CommentReference"/>
          </w:rPr>
          <w:commentReference w:id="309"/>
        </w:r>
        <w:r w:rsidDel="00DD1FCB">
          <w:rPr>
            <w:rFonts w:ascii="Times New Roman" w:eastAsia="Times New Roman" w:hAnsi="Times New Roman" w:cs="Times New Roman"/>
            <w:sz w:val="24"/>
            <w:szCs w:val="24"/>
          </w:rPr>
          <w:delText xml:space="preserve"> presence of vibrational and visual cues in courtship behaviour is a common characteristic among </w:delText>
        </w:r>
      </w:del>
      <w:del w:id="311" w:author="Chrissie Painting" w:date="2023-06-22T09:47:00Z">
        <w:r w:rsidR="00755F55" w:rsidDel="00DD1FCB">
          <w:rPr>
            <w:rFonts w:ascii="Times New Roman" w:eastAsia="Times New Roman" w:hAnsi="Times New Roman" w:cs="Times New Roman"/>
            <w:sz w:val="24"/>
            <w:szCs w:val="24"/>
          </w:rPr>
          <w:delText>L</w:delText>
        </w:r>
      </w:del>
      <w:del w:id="312" w:author="Chrissie Painting" w:date="2023-06-22T09:52:00Z">
        <w:r w:rsidR="00755F55" w:rsidDel="00DD1FCB">
          <w:rPr>
            <w:rFonts w:ascii="Times New Roman" w:eastAsia="Times New Roman" w:hAnsi="Times New Roman" w:cs="Times New Roman"/>
            <w:sz w:val="24"/>
            <w:szCs w:val="24"/>
          </w:rPr>
          <w:delText xml:space="preserve">ycosid and </w:delText>
        </w:r>
      </w:del>
      <w:del w:id="313" w:author="Chrissie Painting" w:date="2023-06-22T09:47:00Z">
        <w:r w:rsidR="00755F55" w:rsidDel="00DD1FCB">
          <w:rPr>
            <w:rFonts w:ascii="Times New Roman" w:eastAsia="Times New Roman" w:hAnsi="Times New Roman" w:cs="Times New Roman"/>
            <w:sz w:val="24"/>
            <w:szCs w:val="24"/>
          </w:rPr>
          <w:delText>P</w:delText>
        </w:r>
      </w:del>
      <w:del w:id="314" w:author="Chrissie Painting" w:date="2023-06-22T09:52:00Z">
        <w:r w:rsidR="00755F55" w:rsidDel="00DD1FCB">
          <w:rPr>
            <w:rFonts w:ascii="Times New Roman" w:eastAsia="Times New Roman" w:hAnsi="Times New Roman" w:cs="Times New Roman"/>
            <w:sz w:val="24"/>
            <w:szCs w:val="24"/>
          </w:rPr>
          <w:delText>isaurid spiders</w:delText>
        </w:r>
        <w:r w:rsidDel="00DD1FCB">
          <w:rPr>
            <w:rFonts w:ascii="Times New Roman" w:eastAsia="Times New Roman" w:hAnsi="Times New Roman" w:cs="Times New Roman"/>
            <w:sz w:val="24"/>
            <w:szCs w:val="24"/>
          </w:rPr>
          <w:delText xml:space="preserve"> (</w:delText>
        </w:r>
        <w:commentRangeStart w:id="315"/>
        <w:r w:rsidDel="00DD1FCB">
          <w:rPr>
            <w:rFonts w:ascii="Times New Roman" w:eastAsia="Times New Roman" w:hAnsi="Times New Roman" w:cs="Times New Roman"/>
            <w:sz w:val="24"/>
            <w:szCs w:val="24"/>
          </w:rPr>
          <w:delText>Eberhard</w:delText>
        </w:r>
        <w:commentRangeEnd w:id="315"/>
        <w:r w:rsidR="00DD1FCB" w:rsidDel="00DD1FCB">
          <w:rPr>
            <w:rStyle w:val="CommentReference"/>
          </w:rPr>
          <w:commentReference w:id="315"/>
        </w:r>
        <w:r w:rsidDel="00DD1FCB">
          <w:rPr>
            <w:rFonts w:ascii="Times New Roman" w:eastAsia="Times New Roman" w:hAnsi="Times New Roman" w:cs="Times New Roman"/>
            <w:sz w:val="24"/>
            <w:szCs w:val="24"/>
          </w:rPr>
          <w:delText xml:space="preserve"> </w:delText>
        </w:r>
        <w:r w:rsidDel="00DD1FCB">
          <w:rPr>
            <w:rFonts w:ascii="Times New Roman" w:eastAsia="Times New Roman" w:hAnsi="Times New Roman" w:cs="Times New Roman"/>
            <w:i/>
            <w:iCs/>
            <w:sz w:val="24"/>
            <w:szCs w:val="24"/>
          </w:rPr>
          <w:delText>et al</w:delText>
        </w:r>
        <w:r w:rsidDel="00DD1FCB">
          <w:rPr>
            <w:rFonts w:ascii="Times New Roman" w:eastAsia="Times New Roman" w:hAnsi="Times New Roman" w:cs="Times New Roman"/>
            <w:sz w:val="24"/>
            <w:szCs w:val="24"/>
          </w:rPr>
          <w:delText xml:space="preserve">., 2020; Gibson &amp; Uetz, 2008; Hoefler </w:delText>
        </w:r>
        <w:r w:rsidDel="00DD1FCB">
          <w:rPr>
            <w:rFonts w:ascii="Times New Roman" w:eastAsia="Times New Roman" w:hAnsi="Times New Roman" w:cs="Times New Roman"/>
            <w:i/>
            <w:iCs/>
            <w:sz w:val="24"/>
            <w:szCs w:val="24"/>
          </w:rPr>
          <w:delText>et al</w:delText>
        </w:r>
        <w:r w:rsidDel="00DD1FCB">
          <w:rPr>
            <w:rFonts w:ascii="Times New Roman" w:eastAsia="Times New Roman" w:hAnsi="Times New Roman" w:cs="Times New Roman"/>
            <w:sz w:val="24"/>
            <w:szCs w:val="24"/>
          </w:rPr>
          <w:delText xml:space="preserve">., 2008). Previous studies on </w:delText>
        </w:r>
        <w:r w:rsidDel="00DD1FCB">
          <w:rPr>
            <w:rFonts w:ascii="Times New Roman" w:eastAsia="Times New Roman" w:hAnsi="Times New Roman" w:cs="Times New Roman"/>
            <w:i/>
            <w:iCs/>
            <w:sz w:val="24"/>
            <w:szCs w:val="24"/>
          </w:rPr>
          <w:delText>D. triton</w:delText>
        </w:r>
        <w:r w:rsidDel="00DD1FCB">
          <w:rPr>
            <w:rFonts w:ascii="Times New Roman" w:eastAsia="Times New Roman" w:hAnsi="Times New Roman" w:cs="Times New Roman"/>
            <w:sz w:val="24"/>
            <w:szCs w:val="24"/>
          </w:rPr>
          <w:delText xml:space="preserve">, </w:delText>
        </w:r>
        <w:r w:rsidDel="00DD1FCB">
          <w:rPr>
            <w:rFonts w:ascii="Times New Roman" w:eastAsia="Times New Roman" w:hAnsi="Times New Roman" w:cs="Times New Roman"/>
            <w:i/>
            <w:iCs/>
            <w:sz w:val="24"/>
            <w:szCs w:val="24"/>
          </w:rPr>
          <w:delText>D. fimbriatus</w:delText>
        </w:r>
        <w:r w:rsidDel="00DD1FCB">
          <w:rPr>
            <w:rFonts w:ascii="Times New Roman" w:eastAsia="Times New Roman" w:hAnsi="Times New Roman" w:cs="Times New Roman"/>
            <w:sz w:val="24"/>
            <w:szCs w:val="24"/>
          </w:rPr>
          <w:delText xml:space="preserve"> and </w:delText>
        </w:r>
        <w:r w:rsidDel="00DD1FCB">
          <w:rPr>
            <w:rFonts w:ascii="Times New Roman" w:eastAsia="Times New Roman" w:hAnsi="Times New Roman" w:cs="Times New Roman"/>
            <w:i/>
            <w:iCs/>
            <w:sz w:val="24"/>
            <w:szCs w:val="24"/>
          </w:rPr>
          <w:delText xml:space="preserve">D. scribens </w:delText>
        </w:r>
        <w:r w:rsidDel="00DD1FCB">
          <w:rPr>
            <w:rFonts w:ascii="Times New Roman" w:eastAsia="Times New Roman" w:hAnsi="Times New Roman" w:cs="Times New Roman"/>
            <w:sz w:val="24"/>
            <w:szCs w:val="24"/>
          </w:rPr>
          <w:delText xml:space="preserve">have already documented the occurrence of vibrational and visual cues during courtship, including abdominal vibrations, leg movements, and the following of female silk draglines (Arnqvist, 1992; Kaston, 1936; Roland &amp; Rovner, 1893). These previous documentations align with the description of </w:delText>
        </w:r>
        <w:r w:rsidDel="00DD1FCB">
          <w:rPr>
            <w:rFonts w:ascii="Times New Roman" w:eastAsia="Times New Roman" w:hAnsi="Times New Roman" w:cs="Times New Roman"/>
            <w:i/>
            <w:iCs/>
            <w:sz w:val="24"/>
            <w:szCs w:val="24"/>
          </w:rPr>
          <w:delText>D. minor</w:delText>
        </w:r>
        <w:r w:rsidDel="00DD1FCB">
          <w:rPr>
            <w:rFonts w:ascii="Times New Roman" w:eastAsia="Times New Roman" w:hAnsi="Times New Roman" w:cs="Times New Roman"/>
            <w:sz w:val="24"/>
            <w:szCs w:val="24"/>
          </w:rPr>
          <w:delText xml:space="preserve"> courtship presented in this study.</w:delText>
        </w:r>
      </w:del>
    </w:p>
    <w:p w14:paraId="6088C575" w14:textId="49F23401" w:rsidR="0078482B" w:rsidRDefault="0078482B" w:rsidP="00364415">
      <w:pPr>
        <w:pStyle w:val="NoSpacing"/>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role of vibrational communication cues emitted by male spiders during courtship has been extensively investigated, particularly in web-building spiders where vibrations are transmitted through the female’s web (</w:t>
      </w:r>
      <w:proofErr w:type="spellStart"/>
      <w:r>
        <w:rPr>
          <w:rFonts w:ascii="Times New Roman" w:eastAsia="Times New Roman" w:hAnsi="Times New Roman" w:cs="Times New Roman"/>
          <w:sz w:val="24"/>
          <w:szCs w:val="24"/>
        </w:rPr>
        <w:t>Vibert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 2016). Many studies have focused on describing these signals and their effects, including stimulating receptive females to mate, which could differ depending on female mating status, as well as reducing the risk</w:t>
      </w:r>
      <w:r w:rsidR="00074430">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cannibalism (</w:t>
      </w:r>
      <w:proofErr w:type="spellStart"/>
      <w:r>
        <w:rPr>
          <w:rFonts w:ascii="Times New Roman" w:eastAsia="Times New Roman" w:hAnsi="Times New Roman" w:cs="Times New Roman"/>
          <w:sz w:val="24"/>
          <w:szCs w:val="24"/>
        </w:rPr>
        <w:t>Maklakov</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 xml:space="preserve">., 2003; </w:t>
      </w:r>
      <w:proofErr w:type="spellStart"/>
      <w:r>
        <w:rPr>
          <w:rFonts w:ascii="Times New Roman" w:eastAsia="Times New Roman" w:hAnsi="Times New Roman" w:cs="Times New Roman"/>
          <w:sz w:val="24"/>
          <w:szCs w:val="24"/>
        </w:rPr>
        <w:t>Sivalinghem</w:t>
      </w:r>
      <w:proofErr w:type="spellEnd"/>
      <w:r>
        <w:rPr>
          <w:rFonts w:ascii="Times New Roman" w:eastAsia="Times New Roman" w:hAnsi="Times New Roman" w:cs="Times New Roman"/>
          <w:sz w:val="24"/>
          <w:szCs w:val="24"/>
        </w:rPr>
        <w:t xml:space="preserve"> &amp; Mason, 2020; </w:t>
      </w:r>
      <w:proofErr w:type="spellStart"/>
      <w:r>
        <w:rPr>
          <w:rFonts w:ascii="Times New Roman" w:eastAsia="Times New Roman" w:hAnsi="Times New Roman" w:cs="Times New Roman"/>
          <w:sz w:val="24"/>
          <w:szCs w:val="24"/>
        </w:rPr>
        <w:t>Wignall</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Herberstein</w:t>
      </w:r>
      <w:proofErr w:type="spellEnd"/>
      <w:r>
        <w:rPr>
          <w:rFonts w:ascii="Times New Roman" w:eastAsia="Times New Roman" w:hAnsi="Times New Roman" w:cs="Times New Roman"/>
          <w:sz w:val="24"/>
          <w:szCs w:val="24"/>
        </w:rPr>
        <w:t xml:space="preserve">, 2013). While </w:t>
      </w:r>
      <w:proofErr w:type="spellStart"/>
      <w:ins w:id="316" w:author="Chrissie Painting" w:date="2023-06-22T09:53:00Z">
        <w:r w:rsidR="00DD1FCB">
          <w:rPr>
            <w:rFonts w:ascii="Times New Roman" w:eastAsia="Times New Roman" w:hAnsi="Times New Roman" w:cs="Times New Roman"/>
            <w:sz w:val="24"/>
            <w:szCs w:val="24"/>
          </w:rPr>
          <w:t>l</w:t>
        </w:r>
      </w:ins>
      <w:del w:id="317" w:author="Chrissie Painting" w:date="2023-06-22T09:53:00Z">
        <w:r w:rsidDel="00DD1FCB">
          <w:rPr>
            <w:rFonts w:ascii="Times New Roman" w:eastAsia="Times New Roman" w:hAnsi="Times New Roman" w:cs="Times New Roman"/>
            <w:sz w:val="24"/>
            <w:szCs w:val="24"/>
          </w:rPr>
          <w:delText>L</w:delText>
        </w:r>
      </w:del>
      <w:r>
        <w:rPr>
          <w:rFonts w:ascii="Times New Roman" w:eastAsia="Times New Roman" w:hAnsi="Times New Roman" w:cs="Times New Roman"/>
          <w:sz w:val="24"/>
          <w:szCs w:val="24"/>
        </w:rPr>
        <w:t>ycosid</w:t>
      </w:r>
      <w:proofErr w:type="spellEnd"/>
      <w:r>
        <w:rPr>
          <w:rFonts w:ascii="Times New Roman" w:eastAsia="Times New Roman" w:hAnsi="Times New Roman" w:cs="Times New Roman"/>
          <w:sz w:val="24"/>
          <w:szCs w:val="24"/>
        </w:rPr>
        <w:t xml:space="preserve"> and </w:t>
      </w:r>
      <w:proofErr w:type="spellStart"/>
      <w:ins w:id="318" w:author="Chrissie Painting" w:date="2023-06-22T09:53:00Z">
        <w:r w:rsidR="00DD1FCB">
          <w:rPr>
            <w:rFonts w:ascii="Times New Roman" w:eastAsia="Times New Roman" w:hAnsi="Times New Roman" w:cs="Times New Roman"/>
            <w:sz w:val="24"/>
            <w:szCs w:val="24"/>
          </w:rPr>
          <w:t>p</w:t>
        </w:r>
      </w:ins>
      <w:del w:id="319" w:author="Chrissie Painting" w:date="2023-06-22T09:53:00Z">
        <w:r w:rsidDel="00DD1FCB">
          <w:rPr>
            <w:rFonts w:ascii="Times New Roman" w:eastAsia="Times New Roman" w:hAnsi="Times New Roman" w:cs="Times New Roman"/>
            <w:sz w:val="24"/>
            <w:szCs w:val="24"/>
          </w:rPr>
          <w:delText>P</w:delText>
        </w:r>
      </w:del>
      <w:r>
        <w:rPr>
          <w:rFonts w:ascii="Times New Roman" w:eastAsia="Times New Roman" w:hAnsi="Times New Roman" w:cs="Times New Roman"/>
          <w:sz w:val="24"/>
          <w:szCs w:val="24"/>
        </w:rPr>
        <w:t>isaurid</w:t>
      </w:r>
      <w:proofErr w:type="spellEnd"/>
      <w:r>
        <w:rPr>
          <w:rFonts w:ascii="Times New Roman" w:eastAsia="Times New Roman" w:hAnsi="Times New Roman" w:cs="Times New Roman"/>
          <w:sz w:val="24"/>
          <w:szCs w:val="24"/>
        </w:rPr>
        <w:t xml:space="preserve"> spiders do not build </w:t>
      </w:r>
      <w:del w:id="320" w:author="Chrissie Painting" w:date="2023-06-22T09:53:00Z">
        <w:r w:rsidDel="00DD1FCB">
          <w:rPr>
            <w:rFonts w:ascii="Times New Roman" w:eastAsia="Times New Roman" w:hAnsi="Times New Roman" w:cs="Times New Roman"/>
            <w:sz w:val="24"/>
            <w:szCs w:val="24"/>
          </w:rPr>
          <w:delText xml:space="preserve">traditional </w:delText>
        </w:r>
      </w:del>
      <w:r>
        <w:rPr>
          <w:rFonts w:ascii="Times New Roman" w:eastAsia="Times New Roman" w:hAnsi="Times New Roman" w:cs="Times New Roman"/>
          <w:sz w:val="24"/>
          <w:szCs w:val="24"/>
        </w:rPr>
        <w:t>webs</w:t>
      </w:r>
      <w:ins w:id="321" w:author="Chrissie Painting" w:date="2023-06-22T09:53:00Z">
        <w:r w:rsidR="00DD1FCB">
          <w:rPr>
            <w:rFonts w:ascii="Times New Roman" w:eastAsia="Times New Roman" w:hAnsi="Times New Roman" w:cs="Times New Roman"/>
            <w:sz w:val="24"/>
            <w:szCs w:val="24"/>
          </w:rPr>
          <w:t xml:space="preserve"> for prey capture</w:t>
        </w:r>
      </w:ins>
      <w:r>
        <w:rPr>
          <w:rFonts w:ascii="Times New Roman" w:eastAsia="Times New Roman" w:hAnsi="Times New Roman" w:cs="Times New Roman"/>
          <w:sz w:val="24"/>
          <w:szCs w:val="24"/>
        </w:rPr>
        <w:t>, the females do produce silk draglines that have been observe</w:t>
      </w:r>
      <w:r w:rsidR="00C772B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to be followed </w:t>
      </w:r>
      <w:commentRangeStart w:id="322"/>
      <w:r>
        <w:rPr>
          <w:rFonts w:ascii="Times New Roman" w:eastAsia="Times New Roman" w:hAnsi="Times New Roman" w:cs="Times New Roman"/>
          <w:sz w:val="24"/>
          <w:szCs w:val="24"/>
        </w:rPr>
        <w:t xml:space="preserve">while emitting vibrational communication cues in </w:t>
      </w:r>
      <w:proofErr w:type="spellStart"/>
      <w:ins w:id="323" w:author="Chrissie Painting" w:date="2023-06-22T09:53:00Z">
        <w:r w:rsidR="00DD1FCB">
          <w:rPr>
            <w:rFonts w:ascii="Times New Roman" w:eastAsia="Times New Roman" w:hAnsi="Times New Roman" w:cs="Times New Roman"/>
            <w:sz w:val="24"/>
            <w:szCs w:val="24"/>
          </w:rPr>
          <w:t>l</w:t>
        </w:r>
      </w:ins>
      <w:del w:id="324" w:author="Chrissie Painting" w:date="2023-06-22T09:53:00Z">
        <w:r w:rsidDel="00DD1FCB">
          <w:rPr>
            <w:rFonts w:ascii="Times New Roman" w:eastAsia="Times New Roman" w:hAnsi="Times New Roman" w:cs="Times New Roman"/>
            <w:sz w:val="24"/>
            <w:szCs w:val="24"/>
          </w:rPr>
          <w:delText>L</w:delText>
        </w:r>
      </w:del>
      <w:r>
        <w:rPr>
          <w:rFonts w:ascii="Times New Roman" w:eastAsia="Times New Roman" w:hAnsi="Times New Roman" w:cs="Times New Roman"/>
          <w:sz w:val="24"/>
          <w:szCs w:val="24"/>
        </w:rPr>
        <w:t>ycosid</w:t>
      </w:r>
      <w:proofErr w:type="spellEnd"/>
      <w:r>
        <w:rPr>
          <w:rFonts w:ascii="Times New Roman" w:eastAsia="Times New Roman" w:hAnsi="Times New Roman" w:cs="Times New Roman"/>
          <w:sz w:val="24"/>
          <w:szCs w:val="24"/>
        </w:rPr>
        <w:t xml:space="preserve"> males </w:t>
      </w:r>
      <w:commentRangeEnd w:id="322"/>
      <w:r w:rsidR="00DD1FCB">
        <w:rPr>
          <w:rStyle w:val="CommentReference"/>
        </w:rPr>
        <w:commentReference w:id="322"/>
      </w:r>
      <w:r>
        <w:rPr>
          <w:rFonts w:ascii="Times New Roman" w:eastAsia="Times New Roman" w:hAnsi="Times New Roman" w:cs="Times New Roman"/>
          <w:sz w:val="24"/>
          <w:szCs w:val="24"/>
        </w:rPr>
        <w:t xml:space="preserve">(Gibson &amp; Uetz, 2008; </w:t>
      </w:r>
      <w:proofErr w:type="spellStart"/>
      <w:r>
        <w:rPr>
          <w:rFonts w:ascii="Times New Roman" w:eastAsia="Times New Roman" w:hAnsi="Times New Roman" w:cs="Times New Roman"/>
          <w:sz w:val="24"/>
          <w:szCs w:val="24"/>
        </w:rPr>
        <w:t>Tietjen</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Rovner</w:t>
      </w:r>
      <w:proofErr w:type="spellEnd"/>
      <w:r>
        <w:rPr>
          <w:rFonts w:ascii="Times New Roman" w:eastAsia="Times New Roman" w:hAnsi="Times New Roman" w:cs="Times New Roman"/>
          <w:sz w:val="24"/>
          <w:szCs w:val="24"/>
        </w:rPr>
        <w:t xml:space="preserve">, 1980). Similar silk-following behaviours have been described in </w:t>
      </w:r>
      <w:proofErr w:type="spellStart"/>
      <w:ins w:id="325" w:author="Chrissie Painting" w:date="2023-06-22T09:54:00Z">
        <w:r w:rsidR="00DD1FCB">
          <w:rPr>
            <w:rFonts w:ascii="Times New Roman" w:eastAsia="Times New Roman" w:hAnsi="Times New Roman" w:cs="Times New Roman"/>
            <w:sz w:val="24"/>
            <w:szCs w:val="24"/>
          </w:rPr>
          <w:t>p</w:t>
        </w:r>
      </w:ins>
      <w:del w:id="326" w:author="Chrissie Painting" w:date="2023-06-22T09:54:00Z">
        <w:r w:rsidDel="00DD1FCB">
          <w:rPr>
            <w:rFonts w:ascii="Times New Roman" w:eastAsia="Times New Roman" w:hAnsi="Times New Roman" w:cs="Times New Roman"/>
            <w:sz w:val="24"/>
            <w:szCs w:val="24"/>
          </w:rPr>
          <w:delText>P</w:delText>
        </w:r>
      </w:del>
      <w:r>
        <w:rPr>
          <w:rFonts w:ascii="Times New Roman" w:eastAsia="Times New Roman" w:hAnsi="Times New Roman" w:cs="Times New Roman"/>
          <w:sz w:val="24"/>
          <w:szCs w:val="24"/>
        </w:rPr>
        <w:t>isaurid</w:t>
      </w:r>
      <w:proofErr w:type="spellEnd"/>
      <w:r>
        <w:rPr>
          <w:rFonts w:ascii="Times New Roman" w:eastAsia="Times New Roman" w:hAnsi="Times New Roman" w:cs="Times New Roman"/>
          <w:sz w:val="24"/>
          <w:szCs w:val="24"/>
        </w:rPr>
        <w:t xml:space="preserve"> spiders, and the importance of vibrational sensitivity has been demonstrated in their reproductive behaviour, enabling females to distinguish conspecific males from prey (</w:t>
      </w:r>
      <w:proofErr w:type="spellStart"/>
      <w:r>
        <w:rPr>
          <w:rFonts w:ascii="Times New Roman" w:eastAsia="Times New Roman" w:hAnsi="Times New Roman" w:cs="Times New Roman"/>
          <w:sz w:val="24"/>
          <w:szCs w:val="24"/>
        </w:rPr>
        <w:t>Arnqvist</w:t>
      </w:r>
      <w:proofErr w:type="spellEnd"/>
      <w:r>
        <w:rPr>
          <w:rFonts w:ascii="Times New Roman" w:eastAsia="Times New Roman" w:hAnsi="Times New Roman" w:cs="Times New Roman"/>
          <w:sz w:val="24"/>
          <w:szCs w:val="24"/>
        </w:rPr>
        <w:t xml:space="preserve">, 1992; Barth, 1985; Bleckmann &amp; Barth, 1984; Bleckmann &amp; Bender, 1987). </w:t>
      </w:r>
      <w:commentRangeStart w:id="327"/>
      <w:r w:rsidR="00364415">
        <w:rPr>
          <w:rFonts w:ascii="Times New Roman" w:eastAsia="Times New Roman" w:hAnsi="Times New Roman" w:cs="Times New Roman"/>
          <w:sz w:val="24"/>
          <w:szCs w:val="24"/>
        </w:rPr>
        <w:t>These studies provide support for the idea that male spiders may make investment decisions in their vibrational communication behaviour to minimize the risk of cannibalism and enhance female acceptance</w:t>
      </w:r>
      <w:commentRangeEnd w:id="327"/>
      <w:r w:rsidR="00695475">
        <w:rPr>
          <w:rStyle w:val="CommentReference"/>
        </w:rPr>
        <w:commentReference w:id="327"/>
      </w:r>
      <w:r w:rsidR="00364415">
        <w:rPr>
          <w:rFonts w:ascii="Times New Roman" w:eastAsia="Times New Roman" w:hAnsi="Times New Roman" w:cs="Times New Roman"/>
          <w:sz w:val="24"/>
          <w:szCs w:val="24"/>
        </w:rPr>
        <w:t>.</w:t>
      </w:r>
      <w:r w:rsidR="00AB4BA6">
        <w:rPr>
          <w:rFonts w:ascii="Times New Roman" w:eastAsia="Times New Roman" w:hAnsi="Times New Roman" w:cs="Times New Roman"/>
          <w:sz w:val="24"/>
          <w:szCs w:val="24"/>
        </w:rPr>
        <w:t xml:space="preserve"> </w:t>
      </w:r>
    </w:p>
    <w:p w14:paraId="5460E543" w14:textId="27E2E5ED" w:rsidR="00CE6D32" w:rsidRPr="00B8179B" w:rsidRDefault="009D6351" w:rsidP="0078482B">
      <w:pPr>
        <w:pStyle w:val="NoSpacing"/>
        <w:spacing w:line="360" w:lineRule="auto"/>
        <w:ind w:firstLine="720"/>
        <w:jc w:val="both"/>
        <w:rPr>
          <w:rFonts w:ascii="Times New Roman" w:eastAsia="Times New Roman" w:hAnsi="Times New Roman" w:cs="Times New Roman"/>
          <w:sz w:val="24"/>
          <w:szCs w:val="24"/>
        </w:rPr>
      </w:pPr>
      <w:commentRangeStart w:id="328"/>
      <w:commentRangeStart w:id="329"/>
      <w:proofErr w:type="gramStart"/>
      <w:r>
        <w:rPr>
          <w:rFonts w:ascii="Times New Roman" w:eastAsia="Times New Roman" w:hAnsi="Times New Roman" w:cs="Times New Roman"/>
          <w:sz w:val="24"/>
          <w:szCs w:val="24"/>
        </w:rPr>
        <w:t>However</w:t>
      </w:r>
      <w:commentRangeEnd w:id="328"/>
      <w:proofErr w:type="gramEnd"/>
      <w:r w:rsidR="00695475">
        <w:rPr>
          <w:rStyle w:val="CommentReference"/>
        </w:rPr>
        <w:commentReference w:id="328"/>
      </w:r>
      <w:commentRangeEnd w:id="329"/>
      <w:r w:rsidR="00695475">
        <w:rPr>
          <w:rStyle w:val="CommentReference"/>
        </w:rPr>
        <w:commentReference w:id="329"/>
      </w:r>
      <w:r>
        <w:rPr>
          <w:rFonts w:ascii="Times New Roman" w:eastAsia="Times New Roman" w:hAnsi="Times New Roman" w:cs="Times New Roman"/>
          <w:sz w:val="24"/>
          <w:szCs w:val="24"/>
        </w:rPr>
        <w:t xml:space="preserve">, it is </w:t>
      </w:r>
      <w:r w:rsidR="00D2513C">
        <w:rPr>
          <w:rFonts w:ascii="Times New Roman" w:eastAsia="Times New Roman" w:hAnsi="Times New Roman" w:cs="Times New Roman"/>
          <w:sz w:val="24"/>
          <w:szCs w:val="24"/>
        </w:rPr>
        <w:t xml:space="preserve">important to note that </w:t>
      </w:r>
      <w:del w:id="330" w:author="Chrissie Painting" w:date="2023-06-22T09:56:00Z">
        <w:r w:rsidR="00D2513C" w:rsidDel="00695475">
          <w:rPr>
            <w:rFonts w:ascii="Times New Roman" w:eastAsia="Times New Roman" w:hAnsi="Times New Roman" w:cs="Times New Roman"/>
            <w:sz w:val="24"/>
            <w:szCs w:val="24"/>
          </w:rPr>
          <w:delText>the description provided in this</w:delText>
        </w:r>
      </w:del>
      <w:ins w:id="331" w:author="Chrissie Painting" w:date="2023-06-22T09:56:00Z">
        <w:r w:rsidR="00695475">
          <w:rPr>
            <w:rFonts w:ascii="Times New Roman" w:eastAsia="Times New Roman" w:hAnsi="Times New Roman" w:cs="Times New Roman"/>
            <w:sz w:val="24"/>
            <w:szCs w:val="24"/>
          </w:rPr>
          <w:t>our</w:t>
        </w:r>
      </w:ins>
      <w:r w:rsidR="00D2513C">
        <w:rPr>
          <w:rFonts w:ascii="Times New Roman" w:eastAsia="Times New Roman" w:hAnsi="Times New Roman" w:cs="Times New Roman"/>
          <w:sz w:val="24"/>
          <w:szCs w:val="24"/>
        </w:rPr>
        <w:t xml:space="preserve"> study may have overlooked several aspects of </w:t>
      </w:r>
      <w:r w:rsidR="00D2513C">
        <w:rPr>
          <w:rFonts w:ascii="Times New Roman" w:eastAsia="Times New Roman" w:hAnsi="Times New Roman" w:cs="Times New Roman"/>
          <w:i/>
          <w:iCs/>
          <w:sz w:val="24"/>
          <w:szCs w:val="24"/>
        </w:rPr>
        <w:t>D. minor</w:t>
      </w:r>
      <w:r w:rsidR="00D2513C">
        <w:rPr>
          <w:rFonts w:ascii="Times New Roman" w:eastAsia="Times New Roman" w:hAnsi="Times New Roman" w:cs="Times New Roman"/>
          <w:sz w:val="24"/>
          <w:szCs w:val="24"/>
        </w:rPr>
        <w:t xml:space="preserve"> courtship. </w:t>
      </w:r>
      <w:r w:rsidR="00D2513C">
        <w:rPr>
          <w:rFonts w:ascii="Times New Roman" w:eastAsia="Times New Roman" w:hAnsi="Times New Roman" w:cs="Times New Roman"/>
          <w:i/>
          <w:iCs/>
          <w:sz w:val="24"/>
          <w:szCs w:val="24"/>
        </w:rPr>
        <w:t>Dolomedes</w:t>
      </w:r>
      <w:r w:rsidR="00D2513C">
        <w:rPr>
          <w:rFonts w:ascii="Times New Roman" w:eastAsia="Times New Roman" w:hAnsi="Times New Roman" w:cs="Times New Roman"/>
          <w:sz w:val="24"/>
          <w:szCs w:val="24"/>
        </w:rPr>
        <w:t xml:space="preserve"> species are semi-aquatic spiders capable of moving on the water surface, and their reproduction often occurs near water bodies (Suter </w:t>
      </w:r>
      <w:r w:rsidR="00D2513C">
        <w:rPr>
          <w:rFonts w:ascii="Times New Roman" w:eastAsia="Times New Roman" w:hAnsi="Times New Roman" w:cs="Times New Roman"/>
          <w:i/>
          <w:iCs/>
          <w:sz w:val="24"/>
          <w:szCs w:val="24"/>
        </w:rPr>
        <w:t>et al</w:t>
      </w:r>
      <w:r w:rsidR="00D2513C">
        <w:rPr>
          <w:rFonts w:ascii="Times New Roman" w:eastAsia="Times New Roman" w:hAnsi="Times New Roman" w:cs="Times New Roman"/>
          <w:sz w:val="24"/>
          <w:szCs w:val="24"/>
        </w:rPr>
        <w:t xml:space="preserve">., 1997). Vibrational communication through waves emitted on the water surfaces has been found to be crucial in the reproductive behaviour of other Arthropod species, such as water strides (Gerridae) (Wilcox, 1972). In </w:t>
      </w:r>
      <w:r w:rsidR="00D2513C">
        <w:rPr>
          <w:rFonts w:ascii="Times New Roman" w:eastAsia="Times New Roman" w:hAnsi="Times New Roman" w:cs="Times New Roman"/>
          <w:i/>
          <w:iCs/>
          <w:sz w:val="24"/>
          <w:szCs w:val="24"/>
        </w:rPr>
        <w:t xml:space="preserve">Dolomedes </w:t>
      </w:r>
      <w:r w:rsidR="00D2513C">
        <w:rPr>
          <w:rFonts w:ascii="Times New Roman" w:eastAsia="Times New Roman" w:hAnsi="Times New Roman" w:cs="Times New Roman"/>
          <w:sz w:val="24"/>
          <w:szCs w:val="24"/>
        </w:rPr>
        <w:t xml:space="preserve">spiders, numerous studies have demonstrated that wave production </w:t>
      </w:r>
      <w:r w:rsidR="00BC005F">
        <w:rPr>
          <w:rFonts w:ascii="Times New Roman" w:eastAsia="Times New Roman" w:hAnsi="Times New Roman" w:cs="Times New Roman"/>
          <w:sz w:val="24"/>
          <w:szCs w:val="24"/>
        </w:rPr>
        <w:t>on the water surface plays a significant role in intersexual communication and may vary between species (</w:t>
      </w:r>
      <w:proofErr w:type="spellStart"/>
      <w:r w:rsidR="00BC005F">
        <w:rPr>
          <w:rFonts w:ascii="Times New Roman" w:eastAsia="Times New Roman" w:hAnsi="Times New Roman" w:cs="Times New Roman"/>
          <w:sz w:val="24"/>
          <w:szCs w:val="24"/>
        </w:rPr>
        <w:t>Arnqvist</w:t>
      </w:r>
      <w:proofErr w:type="spellEnd"/>
      <w:r w:rsidR="00BC005F">
        <w:rPr>
          <w:rFonts w:ascii="Times New Roman" w:eastAsia="Times New Roman" w:hAnsi="Times New Roman" w:cs="Times New Roman"/>
          <w:sz w:val="24"/>
          <w:szCs w:val="24"/>
        </w:rPr>
        <w:t xml:space="preserve">, 1992; Bleckmann &amp; Bender, 1987; Roland &amp; </w:t>
      </w:r>
      <w:proofErr w:type="spellStart"/>
      <w:r w:rsidR="00BC005F">
        <w:rPr>
          <w:rFonts w:ascii="Times New Roman" w:eastAsia="Times New Roman" w:hAnsi="Times New Roman" w:cs="Times New Roman"/>
          <w:sz w:val="24"/>
          <w:szCs w:val="24"/>
        </w:rPr>
        <w:t>Rovner</w:t>
      </w:r>
      <w:proofErr w:type="spellEnd"/>
      <w:r w:rsidR="00BC005F">
        <w:rPr>
          <w:rFonts w:ascii="Times New Roman" w:eastAsia="Times New Roman" w:hAnsi="Times New Roman" w:cs="Times New Roman"/>
          <w:sz w:val="24"/>
          <w:szCs w:val="24"/>
        </w:rPr>
        <w:t xml:space="preserve">, 1983). However, the mating arena used in this study did not include water, which could have impacted courtship behaviour by limiting the perception of vibrations </w:t>
      </w:r>
      <w:r w:rsidR="00BC005F">
        <w:rPr>
          <w:rFonts w:ascii="Times New Roman" w:eastAsia="Times New Roman" w:hAnsi="Times New Roman" w:cs="Times New Roman"/>
          <w:sz w:val="24"/>
          <w:szCs w:val="24"/>
        </w:rPr>
        <w:lastRenderedPageBreak/>
        <w:t xml:space="preserve">between individuals and thereby not being considered in this study. Additionally, the frequency of these vibrations, which studies have shown to be relevant in communication within this spider family, was not investigated here (Eberhard </w:t>
      </w:r>
      <w:r w:rsidR="00BC005F">
        <w:rPr>
          <w:rFonts w:ascii="Times New Roman" w:eastAsia="Times New Roman" w:hAnsi="Times New Roman" w:cs="Times New Roman"/>
          <w:i/>
          <w:iCs/>
          <w:sz w:val="24"/>
          <w:szCs w:val="24"/>
        </w:rPr>
        <w:t>et al.,</w:t>
      </w:r>
      <w:r w:rsidR="00BC005F">
        <w:rPr>
          <w:rFonts w:ascii="Times New Roman" w:eastAsia="Times New Roman" w:hAnsi="Times New Roman" w:cs="Times New Roman"/>
          <w:sz w:val="24"/>
          <w:szCs w:val="24"/>
        </w:rPr>
        <w:t xml:space="preserve"> 2020). </w:t>
      </w:r>
      <w:r w:rsidR="00B8179B">
        <w:rPr>
          <w:rFonts w:ascii="Times New Roman" w:eastAsia="Times New Roman" w:hAnsi="Times New Roman" w:cs="Times New Roman"/>
          <w:sz w:val="24"/>
          <w:szCs w:val="24"/>
        </w:rPr>
        <w:t xml:space="preserve">Finally, previous studies on </w:t>
      </w:r>
      <w:r w:rsidR="00B8179B">
        <w:rPr>
          <w:rFonts w:ascii="Times New Roman" w:eastAsia="Times New Roman" w:hAnsi="Times New Roman" w:cs="Times New Roman"/>
          <w:i/>
          <w:iCs/>
          <w:sz w:val="24"/>
          <w:szCs w:val="24"/>
        </w:rPr>
        <w:t>Dolomedes</w:t>
      </w:r>
      <w:r w:rsidR="00B8179B">
        <w:rPr>
          <w:rFonts w:ascii="Times New Roman" w:eastAsia="Times New Roman" w:hAnsi="Times New Roman" w:cs="Times New Roman"/>
          <w:sz w:val="24"/>
          <w:szCs w:val="24"/>
        </w:rPr>
        <w:t xml:space="preserve"> courtship behaviours have described the involvement of tactile communication between the sexes in courtship, which was not included in this study as the courtship description focused solely on male behaviour (</w:t>
      </w:r>
      <w:proofErr w:type="spellStart"/>
      <w:r w:rsidR="00B8179B">
        <w:rPr>
          <w:rFonts w:ascii="Times New Roman" w:eastAsia="Times New Roman" w:hAnsi="Times New Roman" w:cs="Times New Roman"/>
          <w:sz w:val="24"/>
          <w:szCs w:val="24"/>
        </w:rPr>
        <w:t>Arnqvist</w:t>
      </w:r>
      <w:proofErr w:type="spellEnd"/>
      <w:r w:rsidR="00B8179B">
        <w:rPr>
          <w:rFonts w:ascii="Times New Roman" w:eastAsia="Times New Roman" w:hAnsi="Times New Roman" w:cs="Times New Roman"/>
          <w:sz w:val="24"/>
          <w:szCs w:val="24"/>
        </w:rPr>
        <w:t xml:space="preserve">, 1992; Roland &amp; </w:t>
      </w:r>
      <w:proofErr w:type="spellStart"/>
      <w:r w:rsidR="00B8179B">
        <w:rPr>
          <w:rFonts w:ascii="Times New Roman" w:eastAsia="Times New Roman" w:hAnsi="Times New Roman" w:cs="Times New Roman"/>
          <w:sz w:val="24"/>
          <w:szCs w:val="24"/>
        </w:rPr>
        <w:t>Rovner</w:t>
      </w:r>
      <w:proofErr w:type="spellEnd"/>
      <w:r w:rsidR="00B8179B">
        <w:rPr>
          <w:rFonts w:ascii="Times New Roman" w:eastAsia="Times New Roman" w:hAnsi="Times New Roman" w:cs="Times New Roman"/>
          <w:sz w:val="24"/>
          <w:szCs w:val="24"/>
        </w:rPr>
        <w:t>, 1983).</w:t>
      </w:r>
    </w:p>
    <w:p w14:paraId="3A7FE63E" w14:textId="77777777" w:rsidR="0078482B" w:rsidRDefault="0078482B" w:rsidP="0078482B">
      <w:pPr>
        <w:pStyle w:val="NoSpacing"/>
        <w:spacing w:line="360" w:lineRule="auto"/>
        <w:jc w:val="both"/>
        <w:rPr>
          <w:rFonts w:ascii="Times New Roman" w:eastAsia="Times New Roman" w:hAnsi="Times New Roman" w:cs="Times New Roman"/>
          <w:sz w:val="24"/>
          <w:szCs w:val="24"/>
        </w:rPr>
      </w:pPr>
    </w:p>
    <w:p w14:paraId="66DA8A68" w14:textId="16929E44" w:rsidR="00880DDC" w:rsidRDefault="00880DDC" w:rsidP="0078482B">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Adaptative courtship behaviour depending on female mating status</w:t>
      </w:r>
    </w:p>
    <w:p w14:paraId="4856FE5B" w14:textId="0B89BC5F" w:rsidR="002F1C3E" w:rsidRDefault="002F1C3E" w:rsidP="0078482B">
      <w:pPr>
        <w:pStyle w:val="NoSpacing"/>
        <w:spacing w:line="360" w:lineRule="auto"/>
        <w:jc w:val="both"/>
        <w:rPr>
          <w:rFonts w:ascii="Times New Roman" w:eastAsia="Times New Roman" w:hAnsi="Times New Roman" w:cs="Times New Roman"/>
          <w:sz w:val="24"/>
          <w:szCs w:val="24"/>
        </w:rPr>
      </w:pPr>
      <w:commentRangeStart w:id="332"/>
      <w:commentRangeStart w:id="333"/>
      <w:del w:id="334" w:author="Chrissie Painting" w:date="2023-06-22T10:06:00Z">
        <w:r w:rsidDel="00B42F5B">
          <w:rPr>
            <w:rFonts w:ascii="Times New Roman" w:eastAsia="Times New Roman" w:hAnsi="Times New Roman" w:cs="Times New Roman"/>
            <w:sz w:val="24"/>
            <w:szCs w:val="24"/>
          </w:rPr>
          <w:delText>These</w:delText>
        </w:r>
      </w:del>
      <w:commentRangeEnd w:id="332"/>
      <w:r w:rsidR="00B42F5B">
        <w:rPr>
          <w:rStyle w:val="CommentReference"/>
        </w:rPr>
        <w:commentReference w:id="332"/>
      </w:r>
      <w:commentRangeEnd w:id="333"/>
      <w:r w:rsidR="00B42F5B">
        <w:rPr>
          <w:rStyle w:val="CommentReference"/>
        </w:rPr>
        <w:commentReference w:id="333"/>
      </w:r>
      <w:del w:id="335" w:author="Chrissie Painting" w:date="2023-06-22T10:06:00Z">
        <w:r w:rsidDel="00B42F5B">
          <w:rPr>
            <w:rFonts w:ascii="Times New Roman" w:eastAsia="Times New Roman" w:hAnsi="Times New Roman" w:cs="Times New Roman"/>
            <w:sz w:val="24"/>
            <w:szCs w:val="24"/>
          </w:rPr>
          <w:delText xml:space="preserve"> </w:delText>
        </w:r>
      </w:del>
      <w:ins w:id="336" w:author="Chrissie Painting" w:date="2023-06-22T10:06:00Z">
        <w:r w:rsidR="00B42F5B">
          <w:rPr>
            <w:rFonts w:ascii="Times New Roman" w:eastAsia="Times New Roman" w:hAnsi="Times New Roman" w:cs="Times New Roman"/>
            <w:sz w:val="24"/>
            <w:szCs w:val="24"/>
          </w:rPr>
          <w:t>Our study has</w:t>
        </w:r>
      </w:ins>
      <w:del w:id="337" w:author="Chrissie Painting" w:date="2023-06-22T10:06:00Z">
        <w:r w:rsidDel="00B42F5B">
          <w:rPr>
            <w:rFonts w:ascii="Times New Roman" w:eastAsia="Times New Roman" w:hAnsi="Times New Roman" w:cs="Times New Roman"/>
            <w:sz w:val="24"/>
            <w:szCs w:val="24"/>
          </w:rPr>
          <w:delText>results have</w:delText>
        </w:r>
      </w:del>
      <w:r>
        <w:rPr>
          <w:rFonts w:ascii="Times New Roman" w:eastAsia="Times New Roman" w:hAnsi="Times New Roman" w:cs="Times New Roman"/>
          <w:sz w:val="24"/>
          <w:szCs w:val="24"/>
        </w:rPr>
        <w:t xml:space="preserve"> demonstrated that the duration of courtship in </w:t>
      </w:r>
      <w:r>
        <w:rPr>
          <w:rFonts w:ascii="Times New Roman" w:eastAsia="Times New Roman" w:hAnsi="Times New Roman" w:cs="Times New Roman"/>
          <w:i/>
          <w:iCs/>
          <w:sz w:val="24"/>
          <w:szCs w:val="24"/>
        </w:rPr>
        <w:t>D. minor</w:t>
      </w:r>
      <w:r>
        <w:rPr>
          <w:rFonts w:ascii="Times New Roman" w:eastAsia="Times New Roman" w:hAnsi="Times New Roman" w:cs="Times New Roman"/>
          <w:sz w:val="24"/>
          <w:szCs w:val="24"/>
        </w:rPr>
        <w:t xml:space="preserve"> </w:t>
      </w:r>
      <w:r w:rsidR="00B16293">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not influenced by the female mating status. Furthermore, apart from a reduced frequency of leg display behaviours during mounting when the female was already mated, the female mating status did not impact the overall structure of mal</w:t>
      </w:r>
      <w:r w:rsidR="002E78AD">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courtship behaviour. </w:t>
      </w:r>
      <w:del w:id="338" w:author="Chrissie Painting" w:date="2023-06-22T10:07:00Z">
        <w:r w:rsidDel="00B42F5B">
          <w:rPr>
            <w:rFonts w:ascii="Times New Roman" w:eastAsia="Times New Roman" w:hAnsi="Times New Roman" w:cs="Times New Roman"/>
            <w:sz w:val="24"/>
            <w:szCs w:val="24"/>
          </w:rPr>
          <w:delText xml:space="preserve">Consequently, these findings indicate that, within the investigated courtship parameters, </w:delText>
        </w:r>
        <w:r w:rsidDel="00B42F5B">
          <w:rPr>
            <w:rFonts w:ascii="Times New Roman" w:eastAsia="Times New Roman" w:hAnsi="Times New Roman" w:cs="Times New Roman"/>
            <w:i/>
            <w:iCs/>
            <w:sz w:val="24"/>
            <w:szCs w:val="24"/>
          </w:rPr>
          <w:delText>D. minor</w:delText>
        </w:r>
        <w:r w:rsidDel="00B42F5B">
          <w:rPr>
            <w:rFonts w:ascii="Times New Roman" w:eastAsia="Times New Roman" w:hAnsi="Times New Roman" w:cs="Times New Roman"/>
            <w:sz w:val="24"/>
            <w:szCs w:val="24"/>
          </w:rPr>
          <w:delText xml:space="preserve"> males didn’t appear to adjust their courtship behaviour sequence based on female quality. </w:delText>
        </w:r>
      </w:del>
      <w:r>
        <w:rPr>
          <w:rFonts w:ascii="Times New Roman" w:eastAsia="Times New Roman" w:hAnsi="Times New Roman" w:cs="Times New Roman"/>
          <w:sz w:val="24"/>
          <w:szCs w:val="24"/>
        </w:rPr>
        <w:t xml:space="preserve">Additionally, the duration of courtship and the number of male attempts were not correlated with copulation opportunities or female aggressiveness, suggesting that male time allocation was not relevant </w:t>
      </w:r>
      <w:r w:rsidR="00780D76">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the mating outcomes in this species.</w:t>
      </w:r>
    </w:p>
    <w:p w14:paraId="6107BB84" w14:textId="44D1C93C" w:rsidR="00E0783D" w:rsidRDefault="00317F09" w:rsidP="0078482B">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influence of female mating status on male mate choice through courtship behaviour has been studied in various spider species. For example, in funnel web spiders (Atracidae), males have been shown to prefer unmated females and exhibit different courtship behaviours (</w:t>
      </w:r>
      <w:proofErr w:type="spellStart"/>
      <w:r>
        <w:rPr>
          <w:rFonts w:ascii="Times New Roman" w:eastAsia="Times New Roman" w:hAnsi="Times New Roman" w:cs="Times New Roman"/>
          <w:sz w:val="24"/>
          <w:szCs w:val="24"/>
        </w:rPr>
        <w:t>Riechert</w:t>
      </w:r>
      <w:proofErr w:type="spellEnd"/>
      <w:r>
        <w:rPr>
          <w:rFonts w:ascii="Times New Roman" w:eastAsia="Times New Roman" w:hAnsi="Times New Roman" w:cs="Times New Roman"/>
          <w:sz w:val="24"/>
          <w:szCs w:val="24"/>
        </w:rPr>
        <w:t xml:space="preserve"> &amp; Singer, 1995). </w:t>
      </w:r>
      <w:r w:rsidR="003D2051">
        <w:rPr>
          <w:rFonts w:ascii="Times New Roman" w:eastAsia="Times New Roman" w:hAnsi="Times New Roman" w:cs="Times New Roman"/>
          <w:sz w:val="24"/>
          <w:szCs w:val="24"/>
        </w:rPr>
        <w:t xml:space="preserve">Similarly, Lycosid spiders have been found to employ different mating strategies depending on the female mating status, with shorter mounting latency when the female was already mated (Bunch &amp; </w:t>
      </w:r>
      <w:proofErr w:type="spellStart"/>
      <w:r w:rsidR="003D2051">
        <w:rPr>
          <w:rFonts w:ascii="Times New Roman" w:eastAsia="Times New Roman" w:hAnsi="Times New Roman" w:cs="Times New Roman"/>
          <w:sz w:val="24"/>
          <w:szCs w:val="24"/>
        </w:rPr>
        <w:t>Wilgers</w:t>
      </w:r>
      <w:proofErr w:type="spellEnd"/>
      <w:r w:rsidR="003D2051">
        <w:rPr>
          <w:rFonts w:ascii="Times New Roman" w:eastAsia="Times New Roman" w:hAnsi="Times New Roman" w:cs="Times New Roman"/>
          <w:sz w:val="24"/>
          <w:szCs w:val="24"/>
        </w:rPr>
        <w:t>, 2011). Therefore, the lack of an effect of female mating status found in the results of this study was unexpected.</w:t>
      </w:r>
    </w:p>
    <w:p w14:paraId="12A6D90B" w14:textId="6A3C6BA8" w:rsidR="003D2051" w:rsidRPr="003D2051" w:rsidRDefault="003D2051" w:rsidP="0078482B">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ins w:id="339" w:author="Chrissie Painting" w:date="2023-06-22T10:15:00Z">
        <w:r w:rsidR="00B42F5B">
          <w:rPr>
            <w:rFonts w:ascii="Times New Roman" w:eastAsia="Times New Roman" w:hAnsi="Times New Roman" w:cs="Times New Roman"/>
            <w:sz w:val="24"/>
            <w:szCs w:val="24"/>
          </w:rPr>
          <w:t xml:space="preserve">Chemical cues emitted by females likely play an important role in the way males assess </w:t>
        </w:r>
      </w:ins>
      <w:ins w:id="340" w:author="Chrissie Painting" w:date="2023-06-22T10:22:00Z">
        <w:r w:rsidR="0003014F">
          <w:rPr>
            <w:rFonts w:ascii="Times New Roman" w:eastAsia="Times New Roman" w:hAnsi="Times New Roman" w:cs="Times New Roman"/>
            <w:sz w:val="24"/>
            <w:szCs w:val="24"/>
          </w:rPr>
          <w:t xml:space="preserve">the </w:t>
        </w:r>
      </w:ins>
      <w:ins w:id="341" w:author="Chrissie Painting" w:date="2023-06-22T10:15:00Z">
        <w:r w:rsidR="00B42F5B">
          <w:rPr>
            <w:rFonts w:ascii="Times New Roman" w:eastAsia="Times New Roman" w:hAnsi="Times New Roman" w:cs="Times New Roman"/>
            <w:sz w:val="24"/>
            <w:szCs w:val="24"/>
          </w:rPr>
          <w:t>mating status of their potential partners</w:t>
        </w:r>
      </w:ins>
      <w:ins w:id="342" w:author="Chrissie Painting" w:date="2023-06-22T10:16:00Z">
        <w:r w:rsidR="00B42F5B">
          <w:rPr>
            <w:rFonts w:ascii="Times New Roman" w:eastAsia="Times New Roman" w:hAnsi="Times New Roman" w:cs="Times New Roman"/>
            <w:sz w:val="24"/>
            <w:szCs w:val="24"/>
          </w:rPr>
          <w:t xml:space="preserve"> (add a couple </w:t>
        </w:r>
        <w:commentRangeStart w:id="343"/>
        <w:r w:rsidR="00B42F5B">
          <w:rPr>
            <w:rFonts w:ascii="Times New Roman" w:eastAsia="Times New Roman" w:hAnsi="Times New Roman" w:cs="Times New Roman"/>
            <w:sz w:val="24"/>
            <w:szCs w:val="24"/>
          </w:rPr>
          <w:t>citations</w:t>
        </w:r>
      </w:ins>
      <w:commentRangeEnd w:id="343"/>
      <w:ins w:id="344" w:author="Chrissie Painting" w:date="2023-06-22T10:54:00Z">
        <w:r w:rsidR="004E6228">
          <w:rPr>
            <w:rStyle w:val="CommentReference"/>
          </w:rPr>
          <w:commentReference w:id="343"/>
        </w:r>
      </w:ins>
      <w:ins w:id="345" w:author="Chrissie Painting" w:date="2023-06-22T10:16:00Z">
        <w:r w:rsidR="00B42F5B">
          <w:rPr>
            <w:rFonts w:ascii="Times New Roman" w:eastAsia="Times New Roman" w:hAnsi="Times New Roman" w:cs="Times New Roman"/>
            <w:sz w:val="24"/>
            <w:szCs w:val="24"/>
          </w:rPr>
          <w:t>)</w:t>
        </w:r>
      </w:ins>
      <w:ins w:id="346" w:author="Chrissie Painting" w:date="2023-06-22T10:15:00Z">
        <w:r w:rsidR="00B42F5B">
          <w:rPr>
            <w:rFonts w:ascii="Times New Roman" w:eastAsia="Times New Roman" w:hAnsi="Times New Roman" w:cs="Times New Roman"/>
            <w:sz w:val="24"/>
            <w:szCs w:val="24"/>
          </w:rPr>
          <w:t xml:space="preserve">. </w:t>
        </w:r>
      </w:ins>
      <w:del w:id="347" w:author="Chrissie Painting" w:date="2023-06-22T10:15:00Z">
        <w:r w:rsidDel="00B42F5B">
          <w:rPr>
            <w:rFonts w:ascii="Times New Roman" w:eastAsia="Times New Roman" w:hAnsi="Times New Roman" w:cs="Times New Roman"/>
            <w:sz w:val="24"/>
            <w:szCs w:val="24"/>
          </w:rPr>
          <w:delText xml:space="preserve">However, in these previous studies and other reviews, it has been suggested that male spiders use chemical cues emitted by females to assess their mating status, </w:delText>
        </w:r>
      </w:del>
      <w:commentRangeStart w:id="348"/>
      <w:commentRangeStart w:id="349"/>
      <w:ins w:id="350" w:author="Chrissie Painting" w:date="2023-06-22T10:22:00Z">
        <w:r w:rsidR="0003014F">
          <w:rPr>
            <w:rFonts w:ascii="Times New Roman" w:eastAsia="Times New Roman" w:hAnsi="Times New Roman" w:cs="Times New Roman"/>
            <w:sz w:val="24"/>
            <w:szCs w:val="24"/>
          </w:rPr>
          <w:t xml:space="preserve">These cues may come from </w:t>
        </w:r>
      </w:ins>
      <w:del w:id="351" w:author="Chrissie Painting" w:date="2023-06-22T10:22:00Z">
        <w:r w:rsidDel="0003014F">
          <w:rPr>
            <w:rFonts w:ascii="Times New Roman" w:eastAsia="Times New Roman" w:hAnsi="Times New Roman" w:cs="Times New Roman"/>
            <w:sz w:val="24"/>
            <w:szCs w:val="24"/>
          </w:rPr>
          <w:delText>with</w:delText>
        </w:r>
      </w:del>
      <w:r>
        <w:rPr>
          <w:rFonts w:ascii="Times New Roman" w:eastAsia="Times New Roman" w:hAnsi="Times New Roman" w:cs="Times New Roman"/>
          <w:sz w:val="24"/>
          <w:szCs w:val="24"/>
        </w:rPr>
        <w:t xml:space="preserve"> </w:t>
      </w:r>
      <w:r w:rsidR="00780D76">
        <w:rPr>
          <w:rFonts w:ascii="Times New Roman" w:eastAsia="Times New Roman" w:hAnsi="Times New Roman" w:cs="Times New Roman"/>
          <w:sz w:val="24"/>
          <w:szCs w:val="24"/>
        </w:rPr>
        <w:t xml:space="preserve">the </w:t>
      </w:r>
      <w:del w:id="352" w:author="Chrissie Painting" w:date="2023-06-22T10:23:00Z">
        <w:r w:rsidDel="0003014F">
          <w:rPr>
            <w:rFonts w:ascii="Times New Roman" w:eastAsia="Times New Roman" w:hAnsi="Times New Roman" w:cs="Times New Roman"/>
            <w:sz w:val="24"/>
            <w:szCs w:val="24"/>
          </w:rPr>
          <w:delText xml:space="preserve">potential </w:delText>
        </w:r>
      </w:del>
      <w:r>
        <w:rPr>
          <w:rFonts w:ascii="Times New Roman" w:eastAsia="Times New Roman" w:hAnsi="Times New Roman" w:cs="Times New Roman"/>
          <w:sz w:val="24"/>
          <w:szCs w:val="24"/>
        </w:rPr>
        <w:t xml:space="preserve">transfer of male </w:t>
      </w:r>
      <w:commentRangeStart w:id="353"/>
      <w:r>
        <w:rPr>
          <w:rFonts w:ascii="Times New Roman" w:eastAsia="Times New Roman" w:hAnsi="Times New Roman" w:cs="Times New Roman"/>
          <w:sz w:val="24"/>
          <w:szCs w:val="24"/>
        </w:rPr>
        <w:t>substances</w:t>
      </w:r>
      <w:commentRangeEnd w:id="353"/>
      <w:r w:rsidR="0003014F">
        <w:rPr>
          <w:rStyle w:val="CommentReference"/>
        </w:rPr>
        <w:commentReference w:id="353"/>
      </w:r>
      <w:r>
        <w:rPr>
          <w:rFonts w:ascii="Times New Roman" w:eastAsia="Times New Roman" w:hAnsi="Times New Roman" w:cs="Times New Roman"/>
          <w:sz w:val="24"/>
          <w:szCs w:val="24"/>
        </w:rPr>
        <w:t xml:space="preserve"> to </w:t>
      </w:r>
      <w:del w:id="354" w:author="Chrissie Painting" w:date="2023-06-22T10:23:00Z">
        <w:r w:rsidDel="0003014F">
          <w:rPr>
            <w:rFonts w:ascii="Times New Roman" w:eastAsia="Times New Roman" w:hAnsi="Times New Roman" w:cs="Times New Roman"/>
            <w:sz w:val="24"/>
            <w:szCs w:val="24"/>
          </w:rPr>
          <w:delText xml:space="preserve">unmated </w:delText>
        </w:r>
      </w:del>
      <w:ins w:id="355" w:author="Chrissie Painting" w:date="2023-06-22T10:23:00Z">
        <w:r w:rsidR="0003014F">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female </w:t>
      </w:r>
      <w:del w:id="356" w:author="Chrissie Painting" w:date="2023-06-22T10:23:00Z">
        <w:r w:rsidDel="0003014F">
          <w:rPr>
            <w:rFonts w:ascii="Times New Roman" w:eastAsia="Times New Roman" w:hAnsi="Times New Roman" w:cs="Times New Roman"/>
            <w:sz w:val="24"/>
            <w:szCs w:val="24"/>
          </w:rPr>
          <w:delText>when mating</w:delText>
        </w:r>
      </w:del>
      <w:ins w:id="357" w:author="Chrissie Painting" w:date="2023-06-22T10:23:00Z">
        <w:r w:rsidR="0003014F">
          <w:rPr>
            <w:rFonts w:ascii="Times New Roman" w:eastAsia="Times New Roman" w:hAnsi="Times New Roman" w:cs="Times New Roman"/>
            <w:sz w:val="24"/>
            <w:szCs w:val="24"/>
          </w:rPr>
          <w:t>during copulation</w:t>
        </w:r>
      </w:ins>
      <w:r w:rsidR="00B162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deter sperm competition from other males (</w:t>
      </w:r>
      <w:proofErr w:type="spellStart"/>
      <w:r>
        <w:rPr>
          <w:rFonts w:ascii="Times New Roman" w:eastAsia="Times New Roman" w:hAnsi="Times New Roman" w:cs="Times New Roman"/>
          <w:sz w:val="24"/>
          <w:szCs w:val="24"/>
        </w:rPr>
        <w:t>R</w:t>
      </w:r>
      <w:commentRangeEnd w:id="348"/>
      <w:r w:rsidR="0003014F">
        <w:rPr>
          <w:rStyle w:val="CommentReference"/>
        </w:rPr>
        <w:commentReference w:id="348"/>
      </w:r>
      <w:commentRangeEnd w:id="349"/>
      <w:r w:rsidR="004E6228">
        <w:rPr>
          <w:rStyle w:val="CommentReference"/>
        </w:rPr>
        <w:commentReference w:id="349"/>
      </w:r>
      <w:r>
        <w:rPr>
          <w:rFonts w:ascii="Times New Roman" w:eastAsia="Times New Roman" w:hAnsi="Times New Roman" w:cs="Times New Roman"/>
          <w:sz w:val="24"/>
          <w:szCs w:val="24"/>
        </w:rPr>
        <w:t>ypstra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 xml:space="preserve">., 2003; Thomas, 2011). In </w:t>
      </w:r>
      <w:r>
        <w:rPr>
          <w:rFonts w:ascii="Times New Roman" w:eastAsia="Times New Roman" w:hAnsi="Times New Roman" w:cs="Times New Roman"/>
          <w:i/>
          <w:iCs/>
          <w:sz w:val="24"/>
          <w:szCs w:val="24"/>
        </w:rPr>
        <w:t>Dolomedes</w:t>
      </w:r>
      <w:r>
        <w:rPr>
          <w:rFonts w:ascii="Times New Roman" w:eastAsia="Times New Roman" w:hAnsi="Times New Roman" w:cs="Times New Roman"/>
          <w:sz w:val="24"/>
          <w:szCs w:val="24"/>
        </w:rPr>
        <w:t xml:space="preserve"> spiders, Roland &amp; </w:t>
      </w:r>
      <w:proofErr w:type="spellStart"/>
      <w:r>
        <w:rPr>
          <w:rFonts w:ascii="Times New Roman" w:eastAsia="Times New Roman" w:hAnsi="Times New Roman" w:cs="Times New Roman"/>
          <w:sz w:val="24"/>
          <w:szCs w:val="24"/>
        </w:rPr>
        <w:t>Rovner</w:t>
      </w:r>
      <w:proofErr w:type="spellEnd"/>
      <w:r>
        <w:rPr>
          <w:rFonts w:ascii="Times New Roman" w:eastAsia="Times New Roman" w:hAnsi="Times New Roman" w:cs="Times New Roman"/>
          <w:sz w:val="24"/>
          <w:szCs w:val="24"/>
        </w:rPr>
        <w:t xml:space="preserve"> (1983) investigated the production of chemical compounds by </w:t>
      </w:r>
      <w:r w:rsidR="00780D7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female that triggers male courtship behaviour. This compound was found to be released on the female silk dragline and the water’s surface, rather than in the air. They also observed that the courtship response of </w:t>
      </w:r>
      <w:r>
        <w:rPr>
          <w:rFonts w:ascii="Times New Roman" w:eastAsia="Times New Roman" w:hAnsi="Times New Roman" w:cs="Times New Roman"/>
          <w:i/>
          <w:iCs/>
          <w:sz w:val="24"/>
          <w:szCs w:val="24"/>
        </w:rPr>
        <w:t xml:space="preserve">D. triton </w:t>
      </w:r>
      <w:r>
        <w:rPr>
          <w:rFonts w:ascii="Times New Roman" w:eastAsia="Times New Roman" w:hAnsi="Times New Roman" w:cs="Times New Roman"/>
          <w:sz w:val="24"/>
          <w:szCs w:val="24"/>
        </w:rPr>
        <w:t xml:space="preserve">males was stronger when the female had been in contact with water for a </w:t>
      </w:r>
      <w:r>
        <w:rPr>
          <w:rFonts w:ascii="Times New Roman" w:eastAsia="Times New Roman" w:hAnsi="Times New Roman" w:cs="Times New Roman"/>
          <w:sz w:val="24"/>
          <w:szCs w:val="24"/>
        </w:rPr>
        <w:lastRenderedPageBreak/>
        <w:t xml:space="preserve">longer duration, which aligned with field observations of the species. In their experiment, females were kept in mating arenas with water for at least one hour, if not several days, whereas in </w:t>
      </w:r>
      <w:del w:id="358" w:author="Chrissie Painting" w:date="2023-06-22T10:24:00Z">
        <w:r w:rsidDel="0003014F">
          <w:rPr>
            <w:rFonts w:ascii="Times New Roman" w:eastAsia="Times New Roman" w:hAnsi="Times New Roman" w:cs="Times New Roman"/>
            <w:sz w:val="24"/>
            <w:szCs w:val="24"/>
          </w:rPr>
          <w:delText xml:space="preserve">this </w:delText>
        </w:r>
      </w:del>
      <w:ins w:id="359" w:author="Chrissie Painting" w:date="2023-06-22T10:24:00Z">
        <w:r w:rsidR="0003014F">
          <w:rPr>
            <w:rFonts w:ascii="Times New Roman" w:eastAsia="Times New Roman" w:hAnsi="Times New Roman" w:cs="Times New Roman"/>
            <w:sz w:val="24"/>
            <w:szCs w:val="24"/>
          </w:rPr>
          <w:t xml:space="preserve">our </w:t>
        </w:r>
      </w:ins>
      <w:r>
        <w:rPr>
          <w:rFonts w:ascii="Times New Roman" w:eastAsia="Times New Roman" w:hAnsi="Times New Roman" w:cs="Times New Roman"/>
          <w:sz w:val="24"/>
          <w:szCs w:val="24"/>
        </w:rPr>
        <w:t xml:space="preserve">study, females were introduced in the mating arena for only 10 minutes before male introduction. Moreover, the mating arena used in their study was </w:t>
      </w:r>
      <w:del w:id="360" w:author="Chrissie Painting" w:date="2023-06-22T10:24:00Z">
        <w:r w:rsidDel="0003014F">
          <w:rPr>
            <w:rFonts w:ascii="Times New Roman" w:eastAsia="Times New Roman" w:hAnsi="Times New Roman" w:cs="Times New Roman"/>
            <w:sz w:val="24"/>
            <w:szCs w:val="24"/>
          </w:rPr>
          <w:delText xml:space="preserve">3 </w:delText>
        </w:r>
      </w:del>
      <w:ins w:id="361" w:author="Chrissie Painting" w:date="2023-06-22T10:24:00Z">
        <w:r w:rsidR="0003014F">
          <w:rPr>
            <w:rFonts w:ascii="Times New Roman" w:eastAsia="Times New Roman" w:hAnsi="Times New Roman" w:cs="Times New Roman"/>
            <w:sz w:val="24"/>
            <w:szCs w:val="24"/>
          </w:rPr>
          <w:t xml:space="preserve">three </w:t>
        </w:r>
      </w:ins>
      <w:r>
        <w:rPr>
          <w:rFonts w:ascii="Times New Roman" w:eastAsia="Times New Roman" w:hAnsi="Times New Roman" w:cs="Times New Roman"/>
          <w:sz w:val="24"/>
          <w:szCs w:val="24"/>
        </w:rPr>
        <w:t xml:space="preserve">times </w:t>
      </w:r>
      <w:del w:id="362" w:author="Chrissie Painting" w:date="2023-06-22T10:24:00Z">
        <w:r w:rsidDel="0003014F">
          <w:rPr>
            <w:rFonts w:ascii="Times New Roman" w:eastAsia="Times New Roman" w:hAnsi="Times New Roman" w:cs="Times New Roman"/>
            <w:sz w:val="24"/>
            <w:szCs w:val="24"/>
          </w:rPr>
          <w:delText>more voluminous</w:delText>
        </w:r>
      </w:del>
      <w:ins w:id="363" w:author="Chrissie Painting" w:date="2023-06-22T10:24:00Z">
        <w:r w:rsidR="0003014F">
          <w:rPr>
            <w:rFonts w:ascii="Times New Roman" w:eastAsia="Times New Roman" w:hAnsi="Times New Roman" w:cs="Times New Roman"/>
            <w:sz w:val="24"/>
            <w:szCs w:val="24"/>
          </w:rPr>
          <w:t>larger</w:t>
        </w:r>
      </w:ins>
      <w:r>
        <w:rPr>
          <w:rFonts w:ascii="Times New Roman" w:eastAsia="Times New Roman" w:hAnsi="Times New Roman" w:cs="Times New Roman"/>
          <w:sz w:val="24"/>
          <w:szCs w:val="24"/>
        </w:rPr>
        <w:t xml:space="preserve"> than the on</w:t>
      </w:r>
      <w:r w:rsidR="00B16293">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t>
      </w:r>
      <w:ins w:id="364" w:author="Chrissie Painting" w:date="2023-06-22T10:24:00Z">
        <w:r w:rsidR="0003014F">
          <w:rPr>
            <w:rFonts w:ascii="Times New Roman" w:eastAsia="Times New Roman" w:hAnsi="Times New Roman" w:cs="Times New Roman"/>
            <w:sz w:val="24"/>
            <w:szCs w:val="24"/>
          </w:rPr>
          <w:t xml:space="preserve">we </w:t>
        </w:r>
      </w:ins>
      <w:r>
        <w:rPr>
          <w:rFonts w:ascii="Times New Roman" w:eastAsia="Times New Roman" w:hAnsi="Times New Roman" w:cs="Times New Roman"/>
          <w:sz w:val="24"/>
          <w:szCs w:val="24"/>
        </w:rPr>
        <w:t xml:space="preserve">used here. </w:t>
      </w:r>
      <w:ins w:id="365" w:author="Chrissie Painting" w:date="2023-06-22T10:31:00Z">
        <w:r w:rsidR="0003014F">
          <w:rPr>
            <w:rFonts w:ascii="Times New Roman" w:eastAsia="Times New Roman" w:hAnsi="Times New Roman" w:cs="Times New Roman"/>
            <w:sz w:val="24"/>
            <w:szCs w:val="24"/>
          </w:rPr>
          <w:t>W</w:t>
        </w:r>
      </w:ins>
      <w:ins w:id="366" w:author="Chrissie Painting" w:date="2023-06-22T10:30:00Z">
        <w:r w:rsidR="0003014F">
          <w:rPr>
            <w:rFonts w:ascii="Times New Roman" w:eastAsia="Times New Roman" w:hAnsi="Times New Roman" w:cs="Times New Roman"/>
            <w:sz w:val="24"/>
            <w:szCs w:val="24"/>
          </w:rPr>
          <w:t>ater is u</w:t>
        </w:r>
      </w:ins>
      <w:ins w:id="367" w:author="Chrissie Painting" w:date="2023-06-22T10:31:00Z">
        <w:r w:rsidR="0003014F">
          <w:rPr>
            <w:rFonts w:ascii="Times New Roman" w:eastAsia="Times New Roman" w:hAnsi="Times New Roman" w:cs="Times New Roman"/>
            <w:sz w:val="24"/>
            <w:szCs w:val="24"/>
          </w:rPr>
          <w:t xml:space="preserve">nlikely to be an important substrate through which </w:t>
        </w:r>
        <w:commentRangeStart w:id="368"/>
        <w:r w:rsidR="0003014F">
          <w:rPr>
            <w:rFonts w:ascii="Times New Roman" w:eastAsia="Times New Roman" w:hAnsi="Times New Roman" w:cs="Times New Roman"/>
            <w:sz w:val="24"/>
            <w:szCs w:val="24"/>
          </w:rPr>
          <w:t xml:space="preserve">cues or signals </w:t>
        </w:r>
      </w:ins>
      <w:commentRangeEnd w:id="368"/>
      <w:ins w:id="369" w:author="Chrissie Painting" w:date="2023-06-22T10:52:00Z">
        <w:r w:rsidR="004E6228">
          <w:rPr>
            <w:rStyle w:val="CommentReference"/>
          </w:rPr>
          <w:commentReference w:id="368"/>
        </w:r>
      </w:ins>
      <w:ins w:id="370" w:author="Chrissie Painting" w:date="2023-06-22T10:31:00Z">
        <w:r w:rsidR="0003014F">
          <w:rPr>
            <w:rFonts w:ascii="Times New Roman" w:eastAsia="Times New Roman" w:hAnsi="Times New Roman" w:cs="Times New Roman"/>
            <w:sz w:val="24"/>
            <w:szCs w:val="24"/>
          </w:rPr>
          <w:t xml:space="preserve">travel for </w:t>
        </w:r>
        <w:r w:rsidR="0003014F">
          <w:rPr>
            <w:rFonts w:ascii="Times New Roman" w:eastAsia="Times New Roman" w:hAnsi="Times New Roman" w:cs="Times New Roman"/>
            <w:i/>
            <w:iCs/>
            <w:sz w:val="24"/>
            <w:szCs w:val="24"/>
          </w:rPr>
          <w:t>D. minor</w:t>
        </w:r>
        <w:r w:rsidR="0003014F">
          <w:rPr>
            <w:rFonts w:ascii="Times New Roman" w:eastAsia="Times New Roman" w:hAnsi="Times New Roman" w:cs="Times New Roman"/>
            <w:sz w:val="24"/>
            <w:szCs w:val="24"/>
          </w:rPr>
          <w:t xml:space="preserve">, given they do not usually associate with water in their habitat. However, the short </w:t>
        </w:r>
      </w:ins>
      <w:ins w:id="371" w:author="Chrissie Painting" w:date="2023-06-22T10:33:00Z">
        <w:r w:rsidR="0003014F">
          <w:rPr>
            <w:rFonts w:ascii="Times New Roman" w:eastAsia="Times New Roman" w:hAnsi="Times New Roman" w:cs="Times New Roman"/>
            <w:sz w:val="24"/>
            <w:szCs w:val="24"/>
          </w:rPr>
          <w:t>acclimatization</w:t>
        </w:r>
      </w:ins>
      <w:ins w:id="372" w:author="Chrissie Painting" w:date="2023-06-22T10:32:00Z">
        <w:r w:rsidR="0003014F">
          <w:rPr>
            <w:rFonts w:ascii="Times New Roman" w:eastAsia="Times New Roman" w:hAnsi="Times New Roman" w:cs="Times New Roman"/>
            <w:sz w:val="24"/>
            <w:szCs w:val="24"/>
          </w:rPr>
          <w:t xml:space="preserve"> time we gave females before introducing the male may have limited the time for females to release pheromones or leave chemical cues in the mating arena, thereby limiting </w:t>
        </w:r>
      </w:ins>
      <w:del w:id="373" w:author="Chrissie Painting" w:date="2023-06-22T10:33:00Z">
        <w:r w:rsidDel="0003014F">
          <w:rPr>
            <w:rFonts w:ascii="Times New Roman" w:eastAsia="Times New Roman" w:hAnsi="Times New Roman" w:cs="Times New Roman"/>
            <w:sz w:val="24"/>
            <w:szCs w:val="24"/>
          </w:rPr>
          <w:delText xml:space="preserve">Therefore, it is possible that the courtship behaviour of </w:delText>
        </w:r>
        <w:r w:rsidDel="0003014F">
          <w:rPr>
            <w:rFonts w:ascii="Times New Roman" w:eastAsia="Times New Roman" w:hAnsi="Times New Roman" w:cs="Times New Roman"/>
            <w:i/>
            <w:iCs/>
            <w:sz w:val="24"/>
            <w:szCs w:val="24"/>
          </w:rPr>
          <w:delText>D. minor</w:delText>
        </w:r>
        <w:r w:rsidDel="0003014F">
          <w:rPr>
            <w:rFonts w:ascii="Times New Roman" w:eastAsia="Times New Roman" w:hAnsi="Times New Roman" w:cs="Times New Roman"/>
            <w:sz w:val="24"/>
            <w:szCs w:val="24"/>
          </w:rPr>
          <w:delText xml:space="preserve"> males observed in this study was triggered by the presence </w:delText>
        </w:r>
        <w:r w:rsidR="00161DF0" w:rsidDel="0003014F">
          <w:rPr>
            <w:rFonts w:ascii="Times New Roman" w:eastAsia="Times New Roman" w:hAnsi="Times New Roman" w:cs="Times New Roman"/>
            <w:sz w:val="24"/>
            <w:szCs w:val="24"/>
          </w:rPr>
          <w:delText>of the female silk dragline or visual cues detected by the males, especially considering the smaller size of the arena. However, it should be expected that the absence of water and the shorter time given for the female to release pheromones could have affected the</w:delText>
        </w:r>
      </w:del>
      <w:r w:rsidR="00161DF0">
        <w:rPr>
          <w:rFonts w:ascii="Times New Roman" w:eastAsia="Times New Roman" w:hAnsi="Times New Roman" w:cs="Times New Roman"/>
          <w:sz w:val="24"/>
          <w:szCs w:val="24"/>
        </w:rPr>
        <w:t xml:space="preserve"> males’ ability to detect chemical indicators of female mating status.</w:t>
      </w:r>
    </w:p>
    <w:p w14:paraId="2750227F" w14:textId="17753BCD" w:rsidR="00E502C1" w:rsidRPr="00F56B01" w:rsidRDefault="006844C2" w:rsidP="0078482B">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commentRangeStart w:id="374"/>
      <w:r w:rsidR="002C17D0">
        <w:rPr>
          <w:rFonts w:ascii="Times New Roman" w:eastAsia="Times New Roman" w:hAnsi="Times New Roman" w:cs="Times New Roman"/>
          <w:sz w:val="24"/>
          <w:szCs w:val="24"/>
        </w:rPr>
        <w:t>Other</w:t>
      </w:r>
      <w:commentRangeEnd w:id="374"/>
      <w:r w:rsidR="00DE0EA4">
        <w:rPr>
          <w:rStyle w:val="CommentReference"/>
        </w:rPr>
        <w:commentReference w:id="374"/>
      </w:r>
      <w:r w:rsidR="002C17D0">
        <w:rPr>
          <w:rFonts w:ascii="Times New Roman" w:eastAsia="Times New Roman" w:hAnsi="Times New Roman" w:cs="Times New Roman"/>
          <w:sz w:val="24"/>
          <w:szCs w:val="24"/>
        </w:rPr>
        <w:t xml:space="preserve"> studies have revealed that many spider species employ mating plugs, which are used by males to block the female’s genitalia and reduce sperm competition from other males (</w:t>
      </w:r>
      <w:proofErr w:type="spellStart"/>
      <w:r w:rsidR="002C17D0">
        <w:rPr>
          <w:rFonts w:ascii="Times New Roman" w:eastAsia="Times New Roman" w:hAnsi="Times New Roman" w:cs="Times New Roman"/>
          <w:sz w:val="24"/>
          <w:szCs w:val="24"/>
        </w:rPr>
        <w:t>Uhl</w:t>
      </w:r>
      <w:proofErr w:type="spellEnd"/>
      <w:r w:rsidR="002C17D0">
        <w:rPr>
          <w:rFonts w:ascii="Times New Roman" w:eastAsia="Times New Roman" w:hAnsi="Times New Roman" w:cs="Times New Roman"/>
          <w:i/>
          <w:iCs/>
          <w:sz w:val="24"/>
          <w:szCs w:val="24"/>
        </w:rPr>
        <w:t xml:space="preserve"> et al.</w:t>
      </w:r>
      <w:r w:rsidR="002C17D0">
        <w:rPr>
          <w:rFonts w:ascii="Times New Roman" w:eastAsia="Times New Roman" w:hAnsi="Times New Roman" w:cs="Times New Roman"/>
          <w:sz w:val="24"/>
          <w:szCs w:val="24"/>
        </w:rPr>
        <w:t xml:space="preserve">, 2010). The occurrence of this behaviour has been documented in </w:t>
      </w:r>
      <w:proofErr w:type="spellStart"/>
      <w:ins w:id="375" w:author="Chrissie Painting" w:date="2023-06-22T10:36:00Z">
        <w:r w:rsidR="00DE0EA4">
          <w:rPr>
            <w:rFonts w:ascii="Times New Roman" w:eastAsia="Times New Roman" w:hAnsi="Times New Roman" w:cs="Times New Roman"/>
            <w:sz w:val="24"/>
            <w:szCs w:val="24"/>
          </w:rPr>
          <w:t>p</w:t>
        </w:r>
      </w:ins>
      <w:del w:id="376" w:author="Chrissie Painting" w:date="2023-06-22T10:36:00Z">
        <w:r w:rsidR="002C17D0" w:rsidDel="00DE0EA4">
          <w:rPr>
            <w:rFonts w:ascii="Times New Roman" w:eastAsia="Times New Roman" w:hAnsi="Times New Roman" w:cs="Times New Roman"/>
            <w:sz w:val="24"/>
            <w:szCs w:val="24"/>
          </w:rPr>
          <w:delText>P</w:delText>
        </w:r>
      </w:del>
      <w:r w:rsidR="002C17D0">
        <w:rPr>
          <w:rFonts w:ascii="Times New Roman" w:eastAsia="Times New Roman" w:hAnsi="Times New Roman" w:cs="Times New Roman"/>
          <w:sz w:val="24"/>
          <w:szCs w:val="24"/>
        </w:rPr>
        <w:t>isaurid</w:t>
      </w:r>
      <w:proofErr w:type="spellEnd"/>
      <w:r w:rsidR="002C17D0">
        <w:rPr>
          <w:rFonts w:ascii="Times New Roman" w:eastAsia="Times New Roman" w:hAnsi="Times New Roman" w:cs="Times New Roman"/>
          <w:sz w:val="24"/>
          <w:szCs w:val="24"/>
        </w:rPr>
        <w:t xml:space="preserve"> spiders of the </w:t>
      </w:r>
      <w:r w:rsidR="002C17D0">
        <w:rPr>
          <w:rFonts w:ascii="Times New Roman" w:eastAsia="Times New Roman" w:hAnsi="Times New Roman" w:cs="Times New Roman"/>
          <w:i/>
          <w:iCs/>
          <w:sz w:val="24"/>
          <w:szCs w:val="24"/>
        </w:rPr>
        <w:t xml:space="preserve">Tinus </w:t>
      </w:r>
      <w:r w:rsidR="002C17D0">
        <w:rPr>
          <w:rFonts w:ascii="Times New Roman" w:eastAsia="Times New Roman" w:hAnsi="Times New Roman" w:cs="Times New Roman"/>
          <w:sz w:val="24"/>
          <w:szCs w:val="24"/>
        </w:rPr>
        <w:t>genus, where broken emboli (</w:t>
      </w:r>
      <w:proofErr w:type="gramStart"/>
      <w:r w:rsidR="002C17D0">
        <w:rPr>
          <w:rFonts w:ascii="Times New Roman" w:eastAsia="Times New Roman" w:hAnsi="Times New Roman" w:cs="Times New Roman"/>
          <w:i/>
          <w:iCs/>
          <w:sz w:val="24"/>
          <w:szCs w:val="24"/>
        </w:rPr>
        <w:t>i.e.</w:t>
      </w:r>
      <w:proofErr w:type="gramEnd"/>
      <w:r w:rsidR="002C17D0">
        <w:rPr>
          <w:rFonts w:ascii="Times New Roman" w:eastAsia="Times New Roman" w:hAnsi="Times New Roman" w:cs="Times New Roman"/>
          <w:i/>
          <w:iCs/>
          <w:sz w:val="24"/>
          <w:szCs w:val="24"/>
        </w:rPr>
        <w:t xml:space="preserve"> </w:t>
      </w:r>
      <w:r w:rsidR="002C17D0">
        <w:rPr>
          <w:rFonts w:ascii="Times New Roman" w:eastAsia="Times New Roman" w:hAnsi="Times New Roman" w:cs="Times New Roman"/>
          <w:sz w:val="24"/>
          <w:szCs w:val="24"/>
        </w:rPr>
        <w:t>part of the male copulatory bulb) were found in the female genitalia (</w:t>
      </w:r>
      <w:proofErr w:type="spellStart"/>
      <w:r w:rsidR="002C17D0">
        <w:rPr>
          <w:rFonts w:ascii="Times New Roman" w:eastAsia="Times New Roman" w:hAnsi="Times New Roman" w:cs="Times New Roman"/>
          <w:sz w:val="24"/>
          <w:szCs w:val="24"/>
        </w:rPr>
        <w:t>Carico</w:t>
      </w:r>
      <w:proofErr w:type="spellEnd"/>
      <w:r w:rsidR="002C17D0">
        <w:rPr>
          <w:rFonts w:ascii="Times New Roman" w:eastAsia="Times New Roman" w:hAnsi="Times New Roman" w:cs="Times New Roman"/>
          <w:sz w:val="24"/>
          <w:szCs w:val="24"/>
        </w:rPr>
        <w:t xml:space="preserve">, 1976). In the </w:t>
      </w:r>
      <w:r w:rsidR="002C17D0">
        <w:rPr>
          <w:rFonts w:ascii="Times New Roman" w:eastAsia="Times New Roman" w:hAnsi="Times New Roman" w:cs="Times New Roman"/>
          <w:i/>
          <w:iCs/>
          <w:sz w:val="24"/>
          <w:szCs w:val="24"/>
        </w:rPr>
        <w:t xml:space="preserve">Dolomedes </w:t>
      </w:r>
      <w:r w:rsidR="002C17D0">
        <w:rPr>
          <w:rFonts w:ascii="Times New Roman" w:eastAsia="Times New Roman" w:hAnsi="Times New Roman" w:cs="Times New Roman"/>
          <w:sz w:val="24"/>
          <w:szCs w:val="24"/>
        </w:rPr>
        <w:t>genus</w:t>
      </w:r>
      <w:r w:rsidR="00F56B01">
        <w:rPr>
          <w:rFonts w:ascii="Times New Roman" w:eastAsia="Times New Roman" w:hAnsi="Times New Roman" w:cs="Times New Roman"/>
          <w:sz w:val="24"/>
          <w:szCs w:val="24"/>
        </w:rPr>
        <w:t xml:space="preserve">, observations of genital mutilation have been made in </w:t>
      </w:r>
      <w:r w:rsidR="00F56B01">
        <w:rPr>
          <w:rFonts w:ascii="Times New Roman" w:eastAsia="Times New Roman" w:hAnsi="Times New Roman" w:cs="Times New Roman"/>
          <w:i/>
          <w:iCs/>
          <w:sz w:val="24"/>
          <w:szCs w:val="24"/>
        </w:rPr>
        <w:t>D. tenebrosus</w:t>
      </w:r>
      <w:r w:rsidR="00F56B01">
        <w:rPr>
          <w:rFonts w:ascii="Times New Roman" w:eastAsia="Times New Roman" w:hAnsi="Times New Roman" w:cs="Times New Roman"/>
          <w:sz w:val="24"/>
          <w:szCs w:val="24"/>
        </w:rPr>
        <w:t xml:space="preserve"> (Schwartz </w:t>
      </w:r>
      <w:r w:rsidR="00F56B01">
        <w:rPr>
          <w:rFonts w:ascii="Times New Roman" w:eastAsia="Times New Roman" w:hAnsi="Times New Roman" w:cs="Times New Roman"/>
          <w:i/>
          <w:iCs/>
          <w:sz w:val="24"/>
          <w:szCs w:val="24"/>
        </w:rPr>
        <w:t>et al.</w:t>
      </w:r>
      <w:r w:rsidR="00F56B01">
        <w:rPr>
          <w:rFonts w:ascii="Times New Roman" w:eastAsia="Times New Roman" w:hAnsi="Times New Roman" w:cs="Times New Roman"/>
          <w:sz w:val="24"/>
          <w:szCs w:val="24"/>
        </w:rPr>
        <w:t xml:space="preserve">, 2013), and broken emboli have been observed in </w:t>
      </w:r>
      <w:r w:rsidR="00F56B01">
        <w:rPr>
          <w:rFonts w:ascii="Times New Roman" w:eastAsia="Times New Roman" w:hAnsi="Times New Roman" w:cs="Times New Roman"/>
          <w:i/>
          <w:iCs/>
          <w:sz w:val="24"/>
          <w:szCs w:val="24"/>
        </w:rPr>
        <w:t>D. minor</w:t>
      </w:r>
      <w:r w:rsidR="00F56B01">
        <w:rPr>
          <w:rFonts w:ascii="Times New Roman" w:eastAsia="Times New Roman" w:hAnsi="Times New Roman" w:cs="Times New Roman"/>
          <w:sz w:val="24"/>
          <w:szCs w:val="24"/>
        </w:rPr>
        <w:t xml:space="preserve"> (unpublished data). These copulatory plu</w:t>
      </w:r>
      <w:r w:rsidR="00B16293">
        <w:rPr>
          <w:rFonts w:ascii="Times New Roman" w:eastAsia="Times New Roman" w:hAnsi="Times New Roman" w:cs="Times New Roman"/>
          <w:sz w:val="24"/>
          <w:szCs w:val="24"/>
        </w:rPr>
        <w:t>g</w:t>
      </w:r>
      <w:r w:rsidR="00F56B01">
        <w:rPr>
          <w:rFonts w:ascii="Times New Roman" w:eastAsia="Times New Roman" w:hAnsi="Times New Roman" w:cs="Times New Roman"/>
          <w:sz w:val="24"/>
          <w:szCs w:val="24"/>
        </w:rPr>
        <w:t xml:space="preserve">s represent a further disadvantage for males encountering an already mated female and are likely assessed by males upon contact with the female genitalia (Parker </w:t>
      </w:r>
      <w:r w:rsidR="00F56B01">
        <w:rPr>
          <w:rFonts w:ascii="Times New Roman" w:eastAsia="Times New Roman" w:hAnsi="Times New Roman" w:cs="Times New Roman"/>
          <w:i/>
          <w:iCs/>
          <w:sz w:val="24"/>
          <w:szCs w:val="24"/>
        </w:rPr>
        <w:t xml:space="preserve">et </w:t>
      </w:r>
      <w:r w:rsidR="00F56B01" w:rsidRPr="0012137F">
        <w:rPr>
          <w:rFonts w:ascii="Times New Roman" w:eastAsia="Times New Roman" w:hAnsi="Times New Roman" w:cs="Times New Roman"/>
          <w:i/>
          <w:iCs/>
          <w:sz w:val="24"/>
          <w:szCs w:val="24"/>
        </w:rPr>
        <w:t>al</w:t>
      </w:r>
      <w:r w:rsidR="00F56B01">
        <w:rPr>
          <w:rFonts w:ascii="Times New Roman" w:eastAsia="Times New Roman" w:hAnsi="Times New Roman" w:cs="Times New Roman"/>
          <w:i/>
          <w:iCs/>
          <w:sz w:val="24"/>
          <w:szCs w:val="24"/>
        </w:rPr>
        <w:t xml:space="preserve">., </w:t>
      </w:r>
      <w:r w:rsidR="00F56B01">
        <w:rPr>
          <w:rFonts w:ascii="Times New Roman" w:eastAsia="Times New Roman" w:hAnsi="Times New Roman" w:cs="Times New Roman"/>
          <w:sz w:val="24"/>
          <w:szCs w:val="24"/>
        </w:rPr>
        <w:t xml:space="preserve">1996; </w:t>
      </w:r>
      <w:proofErr w:type="spellStart"/>
      <w:r w:rsidR="00F56B01" w:rsidRPr="0012137F">
        <w:rPr>
          <w:rFonts w:ascii="Times New Roman" w:eastAsia="Times New Roman" w:hAnsi="Times New Roman" w:cs="Times New Roman"/>
          <w:i/>
          <w:iCs/>
          <w:sz w:val="24"/>
          <w:szCs w:val="24"/>
        </w:rPr>
        <w:t>Uhl</w:t>
      </w:r>
      <w:proofErr w:type="spellEnd"/>
      <w:r w:rsidR="00F56B01">
        <w:rPr>
          <w:rFonts w:ascii="Times New Roman" w:eastAsia="Times New Roman" w:hAnsi="Times New Roman" w:cs="Times New Roman"/>
          <w:i/>
          <w:iCs/>
          <w:sz w:val="24"/>
          <w:szCs w:val="24"/>
        </w:rPr>
        <w:t xml:space="preserve"> et al.</w:t>
      </w:r>
      <w:r w:rsidR="00F56B01">
        <w:rPr>
          <w:rFonts w:ascii="Times New Roman" w:eastAsia="Times New Roman" w:hAnsi="Times New Roman" w:cs="Times New Roman"/>
          <w:sz w:val="24"/>
          <w:szCs w:val="24"/>
        </w:rPr>
        <w:t xml:space="preserve">, 2010). Therefore, it is plausible to hypothesise that </w:t>
      </w:r>
      <w:r w:rsidR="00F56B01">
        <w:rPr>
          <w:rFonts w:ascii="Times New Roman" w:eastAsia="Times New Roman" w:hAnsi="Times New Roman" w:cs="Times New Roman"/>
          <w:i/>
          <w:iCs/>
          <w:sz w:val="24"/>
          <w:szCs w:val="24"/>
        </w:rPr>
        <w:t>D. minor</w:t>
      </w:r>
      <w:r w:rsidR="00F56B01">
        <w:rPr>
          <w:rFonts w:ascii="Times New Roman" w:eastAsia="Times New Roman" w:hAnsi="Times New Roman" w:cs="Times New Roman"/>
          <w:sz w:val="24"/>
          <w:szCs w:val="24"/>
        </w:rPr>
        <w:t xml:space="preserve"> males might take into account the potential presence of mating plus in the female genitalia and adjust their courtship behaviour accordingly. However, the courtship description provided in this study only covers </w:t>
      </w:r>
      <w:r w:rsidR="00C53783">
        <w:rPr>
          <w:rFonts w:ascii="Times New Roman" w:eastAsia="Times New Roman" w:hAnsi="Times New Roman" w:cs="Times New Roman"/>
          <w:sz w:val="24"/>
          <w:szCs w:val="24"/>
        </w:rPr>
        <w:t xml:space="preserve">the </w:t>
      </w:r>
      <w:r w:rsidR="00F56B01">
        <w:rPr>
          <w:rFonts w:ascii="Times New Roman" w:eastAsia="Times New Roman" w:hAnsi="Times New Roman" w:cs="Times New Roman"/>
          <w:sz w:val="24"/>
          <w:szCs w:val="24"/>
        </w:rPr>
        <w:t xml:space="preserve">segment preceding the first mounting behaviour, which precludes the assessment of this potential impact. </w:t>
      </w:r>
    </w:p>
    <w:p w14:paraId="276D8E92" w14:textId="0B4C8FA3" w:rsidR="002C17D0" w:rsidRDefault="00EC2698" w:rsidP="0078482B">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commentRangeStart w:id="377"/>
      <w:r>
        <w:rPr>
          <w:rFonts w:ascii="Times New Roman" w:eastAsia="Times New Roman" w:hAnsi="Times New Roman" w:cs="Times New Roman"/>
          <w:sz w:val="24"/>
          <w:szCs w:val="24"/>
        </w:rPr>
        <w:t>In</w:t>
      </w:r>
      <w:commentRangeEnd w:id="377"/>
      <w:r w:rsidR="00DE0EA4">
        <w:rPr>
          <w:rStyle w:val="CommentReference"/>
        </w:rPr>
        <w:commentReference w:id="377"/>
      </w:r>
      <w:r>
        <w:rPr>
          <w:rFonts w:ascii="Times New Roman" w:eastAsia="Times New Roman" w:hAnsi="Times New Roman" w:cs="Times New Roman"/>
          <w:sz w:val="24"/>
          <w:szCs w:val="24"/>
        </w:rPr>
        <w:t xml:space="preserve"> addition to modifications in courtship behaviour, it has been observed in other </w:t>
      </w:r>
      <w:del w:id="378" w:author="Chrissie Painting" w:date="2023-06-22T10:41:00Z">
        <w:r w:rsidDel="00DE0EA4">
          <w:rPr>
            <w:rFonts w:ascii="Times New Roman" w:eastAsia="Times New Roman" w:hAnsi="Times New Roman" w:cs="Times New Roman"/>
            <w:sz w:val="24"/>
            <w:szCs w:val="24"/>
          </w:rPr>
          <w:delText>Arthropod taxa</w:delText>
        </w:r>
      </w:del>
      <w:ins w:id="379" w:author="Chrissie Painting" w:date="2023-06-22T10:41:00Z">
        <w:r w:rsidR="00DE0EA4">
          <w:rPr>
            <w:rFonts w:ascii="Times New Roman" w:eastAsia="Times New Roman" w:hAnsi="Times New Roman" w:cs="Times New Roman"/>
            <w:sz w:val="24"/>
            <w:szCs w:val="24"/>
          </w:rPr>
          <w:t>insects</w:t>
        </w:r>
      </w:ins>
      <w:r>
        <w:rPr>
          <w:rFonts w:ascii="Times New Roman" w:eastAsia="Times New Roman" w:hAnsi="Times New Roman" w:cs="Times New Roman"/>
          <w:sz w:val="24"/>
          <w:szCs w:val="24"/>
        </w:rPr>
        <w:t xml:space="preserve">, such as crickets and </w:t>
      </w:r>
      <w:commentRangeStart w:id="380"/>
      <w:commentRangeStart w:id="381"/>
      <w:r>
        <w:rPr>
          <w:rFonts w:ascii="Times New Roman" w:eastAsia="Times New Roman" w:hAnsi="Times New Roman" w:cs="Times New Roman"/>
          <w:sz w:val="24"/>
          <w:szCs w:val="24"/>
        </w:rPr>
        <w:t>Drosophilids</w:t>
      </w:r>
      <w:commentRangeEnd w:id="380"/>
      <w:r w:rsidR="00DE0EA4">
        <w:rPr>
          <w:rStyle w:val="CommentReference"/>
        </w:rPr>
        <w:commentReference w:id="380"/>
      </w:r>
      <w:commentRangeEnd w:id="381"/>
      <w:r w:rsidR="00DE0EA4">
        <w:rPr>
          <w:rStyle w:val="CommentReference"/>
        </w:rPr>
        <w:commentReference w:id="381"/>
      </w:r>
      <w:r>
        <w:rPr>
          <w:rFonts w:ascii="Times New Roman" w:eastAsia="Times New Roman" w:hAnsi="Times New Roman" w:cs="Times New Roman"/>
          <w:sz w:val="24"/>
          <w:szCs w:val="24"/>
        </w:rPr>
        <w:t xml:space="preserve">, that males can adjust </w:t>
      </w:r>
      <w:r w:rsidR="00EE5FAC">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quantity and quality of sperm ejaculated based on female mating status </w:t>
      </w:r>
      <w:r w:rsidRPr="00E4552E">
        <w:rPr>
          <w:rFonts w:ascii="Times New Roman" w:hAnsi="Times New Roman" w:cs="Times New Roman"/>
          <w:sz w:val="24"/>
          <w:szCs w:val="24"/>
        </w:rPr>
        <w:t xml:space="preserve">(Thomas &amp; Simmons, 2007; Wedell </w:t>
      </w:r>
      <w:r w:rsidRPr="00E4552E">
        <w:rPr>
          <w:rFonts w:ascii="Times New Roman" w:hAnsi="Times New Roman" w:cs="Times New Roman"/>
          <w:i/>
          <w:sz w:val="24"/>
          <w:szCs w:val="24"/>
        </w:rPr>
        <w:t>et al</w:t>
      </w:r>
      <w:r w:rsidRPr="00E4552E">
        <w:rPr>
          <w:rFonts w:ascii="Times New Roman" w:hAnsi="Times New Roman" w:cs="Times New Roman"/>
          <w:sz w:val="24"/>
          <w:szCs w:val="24"/>
        </w:rPr>
        <w:t>., 2002).</w:t>
      </w:r>
      <w:r>
        <w:rPr>
          <w:rFonts w:ascii="Times New Roman" w:hAnsi="Times New Roman" w:cs="Times New Roman"/>
          <w:sz w:val="24"/>
          <w:szCs w:val="24"/>
        </w:rPr>
        <w:t xml:space="preserve"> </w:t>
      </w:r>
      <w:commentRangeStart w:id="382"/>
      <w:commentRangeStart w:id="383"/>
      <w:r>
        <w:rPr>
          <w:rFonts w:ascii="Times New Roman" w:hAnsi="Times New Roman" w:cs="Times New Roman"/>
          <w:sz w:val="24"/>
          <w:szCs w:val="24"/>
        </w:rPr>
        <w:t xml:space="preserve">In spiders, attempts have been made to investigate sperm allocation in web-building spiders, but no significant results have been obtained thus far (Schneider </w:t>
      </w:r>
      <w:r>
        <w:rPr>
          <w:rFonts w:ascii="Times New Roman" w:hAnsi="Times New Roman" w:cs="Times New Roman"/>
          <w:i/>
          <w:iCs/>
          <w:sz w:val="24"/>
          <w:szCs w:val="24"/>
        </w:rPr>
        <w:t>et al</w:t>
      </w:r>
      <w:r>
        <w:rPr>
          <w:rFonts w:ascii="Times New Roman" w:hAnsi="Times New Roman" w:cs="Times New Roman"/>
          <w:sz w:val="24"/>
          <w:szCs w:val="24"/>
        </w:rPr>
        <w:t>, 2011). N</w:t>
      </w:r>
      <w:commentRangeEnd w:id="382"/>
      <w:r w:rsidR="000E38FC">
        <w:rPr>
          <w:rStyle w:val="CommentReference"/>
        </w:rPr>
        <w:commentReference w:id="382"/>
      </w:r>
      <w:commentRangeEnd w:id="383"/>
      <w:r w:rsidR="00BA65AF">
        <w:rPr>
          <w:rStyle w:val="CommentReference"/>
        </w:rPr>
        <w:commentReference w:id="383"/>
      </w:r>
      <w:r>
        <w:rPr>
          <w:rFonts w:ascii="Times New Roman" w:hAnsi="Times New Roman" w:cs="Times New Roman"/>
          <w:sz w:val="24"/>
          <w:szCs w:val="24"/>
        </w:rPr>
        <w:t xml:space="preserve">evertheless, this highlights the need for further investigation into other parameters </w:t>
      </w:r>
      <w:r w:rsidR="00717DB7">
        <w:rPr>
          <w:rFonts w:ascii="Times New Roman" w:hAnsi="Times New Roman" w:cs="Times New Roman"/>
          <w:sz w:val="24"/>
          <w:szCs w:val="24"/>
        </w:rPr>
        <w:t xml:space="preserve">beyond courtship behaviour in male mate choice and investment. </w:t>
      </w:r>
    </w:p>
    <w:p w14:paraId="22D2F8AA" w14:textId="77777777" w:rsidR="00E502C1" w:rsidRDefault="00E502C1" w:rsidP="0078482B">
      <w:pPr>
        <w:pStyle w:val="NoSpacing"/>
        <w:spacing w:line="360" w:lineRule="auto"/>
        <w:jc w:val="both"/>
        <w:rPr>
          <w:rFonts w:ascii="Times New Roman" w:eastAsia="Times New Roman" w:hAnsi="Times New Roman" w:cs="Times New Roman"/>
          <w:sz w:val="24"/>
          <w:szCs w:val="24"/>
        </w:rPr>
      </w:pPr>
    </w:p>
    <w:p w14:paraId="0D9CCB9A" w14:textId="54B0ED32" w:rsidR="00717DB7" w:rsidRPr="00717DB7" w:rsidRDefault="00717DB7" w:rsidP="0078482B">
      <w:pPr>
        <w:pStyle w:val="NoSpacing"/>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Potential cues for a female mate choice driven mating system</w:t>
      </w:r>
    </w:p>
    <w:p w14:paraId="548C8585" w14:textId="4B22424B" w:rsidR="004C0D44" w:rsidRDefault="004C0D44" w:rsidP="0078482B">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results presented in this study demonstrated that the number of </w:t>
      </w:r>
      <w:proofErr w:type="gramStart"/>
      <w:r>
        <w:rPr>
          <w:rFonts w:ascii="Times New Roman" w:eastAsia="Times New Roman" w:hAnsi="Times New Roman" w:cs="Times New Roman"/>
          <w:sz w:val="24"/>
          <w:szCs w:val="24"/>
        </w:rPr>
        <w:t>courtship</w:t>
      </w:r>
      <w:proofErr w:type="gramEnd"/>
      <w:r>
        <w:rPr>
          <w:rFonts w:ascii="Times New Roman" w:eastAsia="Times New Roman" w:hAnsi="Times New Roman" w:cs="Times New Roman"/>
          <w:sz w:val="24"/>
          <w:szCs w:val="24"/>
        </w:rPr>
        <w:t xml:space="preserve"> attempts from the males exhibited a higher variability when females were already mated. This indicates that some males performed fewer attempts, while other</w:t>
      </w:r>
      <w:r w:rsidR="0064572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significantly performed more compared to mating with unmated females. Additionally, the number of courtship attempts was found to be correlated with the frequency of female attacks. This suggests that males responded to female aggression by retreating and subsequently initiating a new courtship attempt. These findings lead to the assumption that among females that were already mated, there may be variations in their level of docility or aggressiveness toward males.</w:t>
      </w:r>
    </w:p>
    <w:p w14:paraId="1D06A062" w14:textId="775C5E2E" w:rsidR="00434F3A" w:rsidRDefault="00207789" w:rsidP="004F5147">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492B38">
        <w:rPr>
          <w:rFonts w:ascii="Times New Roman" w:eastAsia="Times New Roman" w:hAnsi="Times New Roman" w:cs="Times New Roman"/>
          <w:sz w:val="24"/>
          <w:szCs w:val="24"/>
        </w:rPr>
        <w:t xml:space="preserve">There is limited documentation on the impact of female mating status on their aggressiveness within the Pisauridae family. However, previous studies have indicated that mated females tend to attack and cannibalise males more frequently compared to unmated females (Johnson, 2001). Considering that male condition has been shown to influence female acceptance in Pisauridae (Eberhard </w:t>
      </w:r>
      <w:r w:rsidR="00492B38">
        <w:rPr>
          <w:rFonts w:ascii="Times New Roman" w:eastAsia="Times New Roman" w:hAnsi="Times New Roman" w:cs="Times New Roman"/>
          <w:i/>
          <w:iCs/>
          <w:sz w:val="24"/>
          <w:szCs w:val="24"/>
        </w:rPr>
        <w:t>et al</w:t>
      </w:r>
      <w:r w:rsidR="00492B38">
        <w:rPr>
          <w:rFonts w:ascii="Times New Roman" w:eastAsia="Times New Roman" w:hAnsi="Times New Roman" w:cs="Times New Roman"/>
          <w:sz w:val="24"/>
          <w:szCs w:val="24"/>
        </w:rPr>
        <w:t>., 2020)</w:t>
      </w:r>
      <w:r w:rsidR="00CA481E">
        <w:rPr>
          <w:rFonts w:ascii="Times New Roman" w:eastAsia="Times New Roman" w:hAnsi="Times New Roman" w:cs="Times New Roman"/>
          <w:sz w:val="24"/>
          <w:szCs w:val="24"/>
        </w:rPr>
        <w:t>, it is possible to hypothesize that mated females may assess the male’s condition during courtship and make a decision based on their previous mating experience, choosing to mate with a high-quality or resort to cannibalism as a foraging strategy. Nevertheless, this hypothesis remains subject to discussion, as other studies have suggested that female behaviour might not be influence</w:t>
      </w:r>
      <w:r w:rsidR="00737F8C">
        <w:rPr>
          <w:rFonts w:ascii="Times New Roman" w:eastAsia="Times New Roman" w:hAnsi="Times New Roman" w:cs="Times New Roman"/>
          <w:sz w:val="24"/>
          <w:szCs w:val="24"/>
        </w:rPr>
        <w:t>d</w:t>
      </w:r>
      <w:r w:rsidR="00CA481E">
        <w:rPr>
          <w:rFonts w:ascii="Times New Roman" w:eastAsia="Times New Roman" w:hAnsi="Times New Roman" w:cs="Times New Roman"/>
          <w:sz w:val="24"/>
          <w:szCs w:val="24"/>
        </w:rPr>
        <w:t xml:space="preserve"> by the male’s adaptative value (</w:t>
      </w:r>
      <w:proofErr w:type="spellStart"/>
      <w:r w:rsidR="00CA481E">
        <w:rPr>
          <w:rFonts w:ascii="Times New Roman" w:eastAsia="Times New Roman" w:hAnsi="Times New Roman" w:cs="Times New Roman"/>
          <w:sz w:val="24"/>
          <w:szCs w:val="24"/>
        </w:rPr>
        <w:t>Arnqvist</w:t>
      </w:r>
      <w:proofErr w:type="spellEnd"/>
      <w:r w:rsidR="00CA481E">
        <w:rPr>
          <w:rFonts w:ascii="Times New Roman" w:eastAsia="Times New Roman" w:hAnsi="Times New Roman" w:cs="Times New Roman"/>
          <w:sz w:val="24"/>
          <w:szCs w:val="24"/>
        </w:rPr>
        <w:t xml:space="preserve"> &amp; </w:t>
      </w:r>
      <w:proofErr w:type="spellStart"/>
      <w:r w:rsidR="00CA481E">
        <w:rPr>
          <w:rFonts w:ascii="Times New Roman" w:eastAsia="Times New Roman" w:hAnsi="Times New Roman" w:cs="Times New Roman"/>
          <w:sz w:val="24"/>
          <w:szCs w:val="24"/>
        </w:rPr>
        <w:t>Henriksson</w:t>
      </w:r>
      <w:proofErr w:type="spellEnd"/>
      <w:r w:rsidR="00CA481E">
        <w:rPr>
          <w:rFonts w:ascii="Times New Roman" w:eastAsia="Times New Roman" w:hAnsi="Times New Roman" w:cs="Times New Roman"/>
          <w:sz w:val="24"/>
          <w:szCs w:val="24"/>
        </w:rPr>
        <w:t>, 1997; Johnson, 200</w:t>
      </w:r>
      <w:r w:rsidR="00435006">
        <w:rPr>
          <w:rFonts w:ascii="Times New Roman" w:eastAsia="Times New Roman" w:hAnsi="Times New Roman" w:cs="Times New Roman"/>
          <w:sz w:val="24"/>
          <w:szCs w:val="24"/>
        </w:rPr>
        <w:t>1</w:t>
      </w:r>
      <w:r w:rsidR="00CA481E">
        <w:rPr>
          <w:rFonts w:ascii="Times New Roman" w:eastAsia="Times New Roman" w:hAnsi="Times New Roman" w:cs="Times New Roman"/>
          <w:sz w:val="24"/>
          <w:szCs w:val="24"/>
        </w:rPr>
        <w:t xml:space="preserve">). </w:t>
      </w:r>
    </w:p>
    <w:p w14:paraId="13A680D4" w14:textId="38CC6A6F" w:rsidR="00434F3A" w:rsidRDefault="00484E19" w:rsidP="004F5147">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commentRangeStart w:id="384"/>
      <w:r>
        <w:rPr>
          <w:rFonts w:ascii="Times New Roman" w:eastAsia="Times New Roman" w:hAnsi="Times New Roman" w:cs="Times New Roman"/>
          <w:sz w:val="24"/>
          <w:szCs w:val="24"/>
        </w:rPr>
        <w:t>Overall</w:t>
      </w:r>
      <w:commentRangeEnd w:id="384"/>
      <w:r w:rsidR="003D3722">
        <w:rPr>
          <w:rStyle w:val="CommentReference"/>
        </w:rPr>
        <w:commentReference w:id="384"/>
      </w:r>
      <w:r>
        <w:rPr>
          <w:rFonts w:ascii="Times New Roman" w:eastAsia="Times New Roman" w:hAnsi="Times New Roman" w:cs="Times New Roman"/>
          <w:sz w:val="24"/>
          <w:szCs w:val="24"/>
        </w:rPr>
        <w:t xml:space="preserve">, these intriguing results provide an opportunity for investigating the mating system of the </w:t>
      </w:r>
      <w:r>
        <w:rPr>
          <w:rFonts w:ascii="Times New Roman" w:eastAsia="Times New Roman" w:hAnsi="Times New Roman" w:cs="Times New Roman"/>
          <w:i/>
          <w:iCs/>
          <w:sz w:val="24"/>
          <w:szCs w:val="24"/>
        </w:rPr>
        <w:t>D. minor</w:t>
      </w:r>
      <w:r>
        <w:rPr>
          <w:rFonts w:ascii="Times New Roman" w:eastAsia="Times New Roman" w:hAnsi="Times New Roman" w:cs="Times New Roman"/>
          <w:sz w:val="24"/>
          <w:szCs w:val="24"/>
        </w:rPr>
        <w:t xml:space="preserve"> species. The cannibalism of males by females was examined from both the female and male perspectives. From the female perspective, it could be associated with the loss of a mating opportunity, but also with gaining energy intake (</w:t>
      </w:r>
      <w:proofErr w:type="spellStart"/>
      <w:r>
        <w:rPr>
          <w:rFonts w:ascii="Times New Roman" w:eastAsia="Times New Roman" w:hAnsi="Times New Roman" w:cs="Times New Roman"/>
          <w:sz w:val="24"/>
          <w:szCs w:val="24"/>
        </w:rPr>
        <w:t>Arnqvist</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Henriksson</w:t>
      </w:r>
      <w:proofErr w:type="spellEnd"/>
      <w:r>
        <w:rPr>
          <w:rFonts w:ascii="Times New Roman" w:eastAsia="Times New Roman" w:hAnsi="Times New Roman" w:cs="Times New Roman"/>
          <w:sz w:val="24"/>
          <w:szCs w:val="24"/>
        </w:rPr>
        <w:t>, 1997; Johnson, 200</w:t>
      </w:r>
      <w:r w:rsidR="0043500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From the male perspective, it was previously studied in </w:t>
      </w:r>
      <w:r>
        <w:rPr>
          <w:rFonts w:ascii="Times New Roman" w:eastAsia="Times New Roman" w:hAnsi="Times New Roman" w:cs="Times New Roman"/>
          <w:i/>
          <w:iCs/>
          <w:sz w:val="24"/>
          <w:szCs w:val="24"/>
        </w:rPr>
        <w:t>D. tenebrosus</w:t>
      </w:r>
      <w:r>
        <w:rPr>
          <w:rFonts w:ascii="Times New Roman" w:eastAsia="Times New Roman" w:hAnsi="Times New Roman" w:cs="Times New Roman"/>
          <w:sz w:val="24"/>
          <w:szCs w:val="24"/>
        </w:rPr>
        <w:t>, where males are monogynous, suggesting that self-sacrifice could be adaptative and intentionally enhance sexual cannibalism (Schwartz</w:t>
      </w:r>
      <w:r w:rsidR="00C37552">
        <w:rPr>
          <w:rFonts w:ascii="Times New Roman" w:eastAsia="Times New Roman" w:hAnsi="Times New Roman" w:cs="Times New Roman"/>
          <w:sz w:val="24"/>
          <w:szCs w:val="24"/>
        </w:rPr>
        <w:t xml:space="preserve"> </w:t>
      </w:r>
      <w:r w:rsidR="00C37552">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 xml:space="preserve">, 2013). In </w:t>
      </w:r>
      <w:r>
        <w:rPr>
          <w:rFonts w:ascii="Times New Roman" w:eastAsia="Times New Roman" w:hAnsi="Times New Roman" w:cs="Times New Roman"/>
          <w:i/>
          <w:iCs/>
          <w:sz w:val="24"/>
          <w:szCs w:val="24"/>
        </w:rPr>
        <w:t xml:space="preserve">Dolomedes </w:t>
      </w:r>
      <w:r>
        <w:rPr>
          <w:rFonts w:ascii="Times New Roman" w:eastAsia="Times New Roman" w:hAnsi="Times New Roman" w:cs="Times New Roman"/>
          <w:sz w:val="24"/>
          <w:szCs w:val="24"/>
        </w:rPr>
        <w:t>spiders, both male monogyny and polygyny have been described and highly discussed (Schoenberg</w:t>
      </w:r>
      <w:r>
        <w:rPr>
          <w:rFonts w:ascii="Times New Roman" w:eastAsia="Times New Roman" w:hAnsi="Times New Roman" w:cs="Times New Roman"/>
          <w:i/>
          <w:iCs/>
          <w:sz w:val="24"/>
          <w:szCs w:val="24"/>
        </w:rPr>
        <w:t xml:space="preserve"> et al.</w:t>
      </w:r>
      <w:r>
        <w:rPr>
          <w:rFonts w:ascii="Times New Roman" w:eastAsia="Times New Roman" w:hAnsi="Times New Roman" w:cs="Times New Roman"/>
          <w:sz w:val="24"/>
          <w:szCs w:val="24"/>
        </w:rPr>
        <w:t>, 2022; Schwartz</w:t>
      </w:r>
      <w:r w:rsidR="00C37552">
        <w:rPr>
          <w:rFonts w:ascii="Times New Roman" w:eastAsia="Times New Roman" w:hAnsi="Times New Roman" w:cs="Times New Roman"/>
          <w:sz w:val="24"/>
          <w:szCs w:val="24"/>
        </w:rPr>
        <w:t xml:space="preserve"> </w:t>
      </w:r>
      <w:r w:rsidR="00C37552">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 2013). Results provided</w:t>
      </w:r>
      <w:r w:rsidR="00B16293">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D. minor</w:t>
      </w:r>
      <w:r>
        <w:rPr>
          <w:rFonts w:ascii="Times New Roman" w:eastAsia="Times New Roman" w:hAnsi="Times New Roman" w:cs="Times New Roman"/>
          <w:sz w:val="24"/>
          <w:szCs w:val="24"/>
        </w:rPr>
        <w:t xml:space="preserve"> shown that males can mate multiple times and are thus polygynous, which opens up further avenues of investigating how the mating system of </w:t>
      </w:r>
      <w:r>
        <w:rPr>
          <w:rFonts w:ascii="Times New Roman" w:eastAsia="Times New Roman" w:hAnsi="Times New Roman" w:cs="Times New Roman"/>
          <w:i/>
          <w:iCs/>
          <w:sz w:val="24"/>
          <w:szCs w:val="24"/>
        </w:rPr>
        <w:t>D. minor</w:t>
      </w:r>
      <w:r>
        <w:rPr>
          <w:rFonts w:ascii="Times New Roman" w:eastAsia="Times New Roman" w:hAnsi="Times New Roman" w:cs="Times New Roman"/>
          <w:sz w:val="24"/>
          <w:szCs w:val="24"/>
        </w:rPr>
        <w:t xml:space="preserve"> is influenced by strategies related to female aggressiveness, male courtship and reproductive decisions. </w:t>
      </w:r>
    </w:p>
    <w:p w14:paraId="3598AB05" w14:textId="77777777" w:rsidR="00484E19" w:rsidRDefault="00484E19" w:rsidP="004F5147">
      <w:pPr>
        <w:pStyle w:val="NoSpacing"/>
        <w:spacing w:line="360" w:lineRule="auto"/>
        <w:jc w:val="both"/>
        <w:rPr>
          <w:rFonts w:ascii="Times New Roman" w:eastAsia="Times New Roman" w:hAnsi="Times New Roman" w:cs="Times New Roman"/>
          <w:sz w:val="24"/>
          <w:szCs w:val="24"/>
        </w:rPr>
      </w:pPr>
    </w:p>
    <w:p w14:paraId="543A5315" w14:textId="75F920AB" w:rsidR="00484E19" w:rsidRDefault="00484E19" w:rsidP="004F5147">
      <w:pPr>
        <w:pStyle w:val="NoSpacing"/>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CONCLUSION</w:t>
      </w:r>
    </w:p>
    <w:p w14:paraId="3321AFAB" w14:textId="30A10648" w:rsidR="00207789" w:rsidRDefault="0061123E" w:rsidP="00780D6A">
      <w:pPr>
        <w:pStyle w:val="NoSpacing"/>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When encountering a female, </w:t>
      </w:r>
      <w:r>
        <w:rPr>
          <w:rFonts w:ascii="Times New Roman" w:eastAsia="Times New Roman" w:hAnsi="Times New Roman" w:cs="Times New Roman"/>
          <w:i/>
          <w:iCs/>
          <w:sz w:val="24"/>
          <w:szCs w:val="24"/>
        </w:rPr>
        <w:t>Dolomedes minor</w:t>
      </w:r>
      <w:r>
        <w:rPr>
          <w:rFonts w:ascii="Times New Roman" w:eastAsia="Times New Roman" w:hAnsi="Times New Roman" w:cs="Times New Roman"/>
          <w:sz w:val="24"/>
          <w:szCs w:val="24"/>
        </w:rPr>
        <w:t xml:space="preserve"> males have been shown to engage in ritualised courtship behaviours with an important diversity of mechanical cues. This study provided </w:t>
      </w:r>
      <w:r w:rsidR="00737F8C">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first complete description of male courtship behaviour</w:t>
      </w:r>
      <w:r w:rsidR="00BD0A1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D0A10">
        <w:rPr>
          <w:rFonts w:ascii="Times New Roman" w:eastAsia="Times New Roman" w:hAnsi="Times New Roman" w:cs="Times New Roman"/>
          <w:sz w:val="24"/>
          <w:szCs w:val="24"/>
        </w:rPr>
        <w:t>aligning</w:t>
      </w:r>
      <w:r>
        <w:rPr>
          <w:rFonts w:ascii="Times New Roman" w:eastAsia="Times New Roman" w:hAnsi="Times New Roman" w:cs="Times New Roman"/>
          <w:sz w:val="24"/>
          <w:szCs w:val="24"/>
        </w:rPr>
        <w:t xml:space="preserve"> with the </w:t>
      </w:r>
      <w:r w:rsidR="00BD0A10">
        <w:rPr>
          <w:rFonts w:ascii="Times New Roman" w:eastAsia="Times New Roman" w:hAnsi="Times New Roman" w:cs="Times New Roman"/>
          <w:sz w:val="24"/>
          <w:szCs w:val="24"/>
        </w:rPr>
        <w:t xml:space="preserve">previously documented vibrational and visual cues observed in </w:t>
      </w:r>
      <w:del w:id="385" w:author="Chrissie Painting" w:date="2023-06-22T11:34:00Z">
        <w:r w:rsidR="00BD0A10" w:rsidDel="003D3722">
          <w:rPr>
            <w:rFonts w:ascii="Times New Roman" w:eastAsia="Times New Roman" w:hAnsi="Times New Roman" w:cs="Times New Roman"/>
            <w:sz w:val="24"/>
            <w:szCs w:val="24"/>
          </w:rPr>
          <w:delText>Lycosid and Pisaurid</w:delText>
        </w:r>
      </w:del>
      <w:ins w:id="386" w:author="Chrissie Painting" w:date="2023-06-22T11:34:00Z">
        <w:r w:rsidR="003D3722">
          <w:rPr>
            <w:rFonts w:ascii="Times New Roman" w:eastAsia="Times New Roman" w:hAnsi="Times New Roman" w:cs="Times New Roman"/>
            <w:sz w:val="24"/>
            <w:szCs w:val="24"/>
          </w:rPr>
          <w:t>other spiders, including those from the P</w:t>
        </w:r>
      </w:ins>
      <w:ins w:id="387" w:author="Chrissie Painting" w:date="2023-06-22T11:35:00Z">
        <w:r w:rsidR="003D3722">
          <w:rPr>
            <w:rFonts w:ascii="Times New Roman" w:eastAsia="Times New Roman" w:hAnsi="Times New Roman" w:cs="Times New Roman"/>
            <w:sz w:val="24"/>
            <w:szCs w:val="24"/>
          </w:rPr>
          <w:t>isauridae family</w:t>
        </w:r>
      </w:ins>
      <w:r w:rsidR="00BD0A10">
        <w:rPr>
          <w:rFonts w:ascii="Times New Roman" w:eastAsia="Times New Roman" w:hAnsi="Times New Roman" w:cs="Times New Roman"/>
          <w:sz w:val="24"/>
          <w:szCs w:val="24"/>
        </w:rPr>
        <w:t xml:space="preserve">. Surprisingly, the mating status of the females </w:t>
      </w:r>
      <w:del w:id="388" w:author="Chrissie Painting" w:date="2023-06-22T11:35:00Z">
        <w:r w:rsidR="00BD0A10" w:rsidDel="003D3722">
          <w:rPr>
            <w:rFonts w:ascii="Times New Roman" w:eastAsia="Times New Roman" w:hAnsi="Times New Roman" w:cs="Times New Roman"/>
            <w:sz w:val="24"/>
            <w:szCs w:val="24"/>
          </w:rPr>
          <w:delText>ha</w:delText>
        </w:r>
        <w:r w:rsidR="00737F8C" w:rsidDel="003D3722">
          <w:rPr>
            <w:rFonts w:ascii="Times New Roman" w:eastAsia="Times New Roman" w:hAnsi="Times New Roman" w:cs="Times New Roman"/>
            <w:sz w:val="24"/>
            <w:szCs w:val="24"/>
          </w:rPr>
          <w:delText>s</w:delText>
        </w:r>
        <w:r w:rsidR="00BD0A10" w:rsidDel="003D3722">
          <w:rPr>
            <w:rFonts w:ascii="Times New Roman" w:eastAsia="Times New Roman" w:hAnsi="Times New Roman" w:cs="Times New Roman"/>
            <w:sz w:val="24"/>
            <w:szCs w:val="24"/>
          </w:rPr>
          <w:delText>n’t been</w:delText>
        </w:r>
      </w:del>
      <w:ins w:id="389" w:author="Chrissie Painting" w:date="2023-06-22T11:35:00Z">
        <w:r w:rsidR="003D3722">
          <w:rPr>
            <w:rFonts w:ascii="Times New Roman" w:eastAsia="Times New Roman" w:hAnsi="Times New Roman" w:cs="Times New Roman"/>
            <w:sz w:val="24"/>
            <w:szCs w:val="24"/>
          </w:rPr>
          <w:t>was not</w:t>
        </w:r>
      </w:ins>
      <w:r w:rsidR="00BD0A10">
        <w:rPr>
          <w:rFonts w:ascii="Times New Roman" w:eastAsia="Times New Roman" w:hAnsi="Times New Roman" w:cs="Times New Roman"/>
          <w:sz w:val="24"/>
          <w:szCs w:val="24"/>
        </w:rPr>
        <w:t xml:space="preserve"> shown to affect the investment of males in courtship duration and structure. These findings provide a foundation for future investigations on male courtship behaviours in this species. It is hypothesized that vibrational frequency, chemical cues, physical contact between the individuals and </w:t>
      </w:r>
      <w:r w:rsidR="004021F9">
        <w:rPr>
          <w:rFonts w:ascii="Times New Roman" w:eastAsia="Times New Roman" w:hAnsi="Times New Roman" w:cs="Times New Roman"/>
          <w:sz w:val="24"/>
          <w:szCs w:val="24"/>
        </w:rPr>
        <w:t xml:space="preserve">the </w:t>
      </w:r>
      <w:r w:rsidR="00BD0A10">
        <w:rPr>
          <w:rFonts w:ascii="Times New Roman" w:eastAsia="Times New Roman" w:hAnsi="Times New Roman" w:cs="Times New Roman"/>
          <w:sz w:val="24"/>
          <w:szCs w:val="24"/>
        </w:rPr>
        <w:t xml:space="preserve">presence of water in their habitat, could influence male courtship decisions and assessment of female quality. Additionally, it is suggested that male assessment of female mating status may lead to adaptations beyond courtship modifications, such as changes in </w:t>
      </w:r>
      <w:r w:rsidR="003B0DAF">
        <w:rPr>
          <w:rFonts w:ascii="Times New Roman" w:eastAsia="Times New Roman" w:hAnsi="Times New Roman" w:cs="Times New Roman"/>
          <w:sz w:val="24"/>
          <w:szCs w:val="24"/>
        </w:rPr>
        <w:t xml:space="preserve">the </w:t>
      </w:r>
      <w:r w:rsidR="00BD0A10">
        <w:rPr>
          <w:rFonts w:ascii="Times New Roman" w:eastAsia="Times New Roman" w:hAnsi="Times New Roman" w:cs="Times New Roman"/>
          <w:sz w:val="24"/>
          <w:szCs w:val="24"/>
        </w:rPr>
        <w:t xml:space="preserve">quality and quantity of sperm ejaculated, notably in response to potential copulatory plugs. Furthermore, this study provides preliminary insights into the mating system and occurrence of sexual cannibalism in the </w:t>
      </w:r>
      <w:r w:rsidR="00BD0A10">
        <w:rPr>
          <w:rFonts w:ascii="Times New Roman" w:eastAsia="Times New Roman" w:hAnsi="Times New Roman" w:cs="Times New Roman"/>
          <w:i/>
          <w:iCs/>
          <w:sz w:val="24"/>
          <w:szCs w:val="24"/>
        </w:rPr>
        <w:t>Dolomedes minor</w:t>
      </w:r>
      <w:r w:rsidR="00BD0A10">
        <w:rPr>
          <w:rFonts w:ascii="Times New Roman" w:eastAsia="Times New Roman" w:hAnsi="Times New Roman" w:cs="Times New Roman"/>
          <w:sz w:val="24"/>
          <w:szCs w:val="24"/>
        </w:rPr>
        <w:t xml:space="preserve"> species, creating a basis for further investigations to determine the driving factors behind the adaptative strategies employed by males and females during their reproduction.</w:t>
      </w:r>
    </w:p>
    <w:p w14:paraId="432306E7" w14:textId="77777777" w:rsidR="00207789" w:rsidRDefault="00207789" w:rsidP="00780D6A">
      <w:pPr>
        <w:pStyle w:val="NoSpacing"/>
        <w:spacing w:line="360" w:lineRule="auto"/>
        <w:jc w:val="both"/>
        <w:rPr>
          <w:rFonts w:ascii="Times New Roman" w:eastAsia="Times New Roman" w:hAnsi="Times New Roman" w:cs="Times New Roman"/>
          <w:b/>
          <w:sz w:val="24"/>
          <w:szCs w:val="24"/>
        </w:rPr>
      </w:pPr>
    </w:p>
    <w:p w14:paraId="44FD0089" w14:textId="77777777" w:rsidR="00204B63" w:rsidRDefault="00204B63">
      <w:pPr>
        <w:spacing w:after="160" w:line="360" w:lineRule="auto"/>
        <w:jc w:val="both"/>
        <w:rPr>
          <w:rFonts w:ascii="Times New Roman" w:eastAsia="Times New Roman" w:hAnsi="Times New Roman" w:cs="Times New Roman"/>
          <w:b/>
          <w:sz w:val="24"/>
          <w:szCs w:val="24"/>
        </w:rPr>
      </w:pPr>
    </w:p>
    <w:p w14:paraId="5292DA99" w14:textId="389D621E" w:rsidR="00B13147" w:rsidRDefault="0033388F">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0FBC1717" w14:textId="3DCE809B" w:rsidR="00204B63" w:rsidRPr="00F21E6F" w:rsidRDefault="00B13147" w:rsidP="00F21E6F">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bCs/>
        </w:rPr>
        <w:tab/>
      </w:r>
      <w:proofErr w:type="spellStart"/>
      <w:r w:rsidR="00204B63" w:rsidRPr="00F21E6F">
        <w:rPr>
          <w:rFonts w:ascii="Times New Roman" w:eastAsia="Times New Roman" w:hAnsi="Times New Roman" w:cs="Times New Roman"/>
        </w:rPr>
        <w:t>Ancillotto</w:t>
      </w:r>
      <w:proofErr w:type="spellEnd"/>
      <w:r w:rsidR="00204B63" w:rsidRPr="00F21E6F">
        <w:rPr>
          <w:rFonts w:ascii="Times New Roman" w:eastAsia="Times New Roman" w:hAnsi="Times New Roman" w:cs="Times New Roman"/>
        </w:rPr>
        <w:t xml:space="preserve"> L., </w:t>
      </w:r>
      <w:proofErr w:type="spellStart"/>
      <w:r w:rsidR="00204B63" w:rsidRPr="00F21E6F">
        <w:rPr>
          <w:rFonts w:ascii="Times New Roman" w:eastAsia="Times New Roman" w:hAnsi="Times New Roman" w:cs="Times New Roman"/>
        </w:rPr>
        <w:t>Vignoli</w:t>
      </w:r>
      <w:proofErr w:type="spellEnd"/>
      <w:r w:rsidR="00204B63" w:rsidRPr="00F21E6F">
        <w:rPr>
          <w:rFonts w:ascii="Times New Roman" w:eastAsia="Times New Roman" w:hAnsi="Times New Roman" w:cs="Times New Roman"/>
        </w:rPr>
        <w:t xml:space="preserve"> L., Martino J., </w:t>
      </w:r>
      <w:proofErr w:type="spellStart"/>
      <w:r w:rsidR="00204B63" w:rsidRPr="00F21E6F">
        <w:rPr>
          <w:rFonts w:ascii="Times New Roman" w:eastAsia="Times New Roman" w:hAnsi="Times New Roman" w:cs="Times New Roman"/>
        </w:rPr>
        <w:t>Paoletti</w:t>
      </w:r>
      <w:proofErr w:type="spellEnd"/>
      <w:r w:rsidR="00204B63" w:rsidRPr="00F21E6F">
        <w:rPr>
          <w:rFonts w:ascii="Times New Roman" w:eastAsia="Times New Roman" w:hAnsi="Times New Roman" w:cs="Times New Roman"/>
        </w:rPr>
        <w:t xml:space="preserve"> C., Romano A., Bruni G. (2022). Sexual dichromatism and throat display in spectacled salamanders: a role in visual communication? Journal of Zoology, 318:75-83.</w:t>
      </w:r>
    </w:p>
    <w:p w14:paraId="1BD315AA" w14:textId="7D406111" w:rsidR="00204B63" w:rsidRPr="00F21E6F" w:rsidRDefault="00204B63" w:rsidP="00F21E6F">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rPr>
        <w:tab/>
        <w:t>Andersson M., Iwasa Y. (1996) Sexual selection. Trends in Ecology &amp; Evolution, 11(2):53-8.</w:t>
      </w:r>
    </w:p>
    <w:p w14:paraId="4DEE87A9" w14:textId="4451C33F" w:rsidR="004D3FC5" w:rsidRPr="00F21E6F" w:rsidRDefault="004D3FC5" w:rsidP="00F21E6F">
      <w:pPr>
        <w:spacing w:after="160" w:line="240" w:lineRule="auto"/>
        <w:ind w:firstLine="720"/>
        <w:jc w:val="both"/>
        <w:rPr>
          <w:rFonts w:ascii="Times New Roman" w:eastAsia="Times New Roman" w:hAnsi="Times New Roman" w:cs="Times New Roman"/>
        </w:rPr>
      </w:pPr>
      <w:proofErr w:type="spellStart"/>
      <w:r w:rsidRPr="00F21E6F">
        <w:rPr>
          <w:rFonts w:ascii="Times New Roman" w:eastAsia="Times New Roman" w:hAnsi="Times New Roman" w:cs="Times New Roman"/>
        </w:rPr>
        <w:t>Arnqvist</w:t>
      </w:r>
      <w:proofErr w:type="spellEnd"/>
      <w:r w:rsidRPr="00F21E6F">
        <w:rPr>
          <w:rFonts w:ascii="Times New Roman" w:eastAsia="Times New Roman" w:hAnsi="Times New Roman" w:cs="Times New Roman"/>
        </w:rPr>
        <w:t xml:space="preserve"> G. (1992). Courtship </w:t>
      </w:r>
      <w:proofErr w:type="spellStart"/>
      <w:r w:rsidRPr="00F21E6F">
        <w:rPr>
          <w:rFonts w:ascii="Times New Roman" w:eastAsia="Times New Roman" w:hAnsi="Times New Roman" w:cs="Times New Roman"/>
        </w:rPr>
        <w:t>behavior</w:t>
      </w:r>
      <w:proofErr w:type="spellEnd"/>
      <w:r w:rsidRPr="00F21E6F">
        <w:rPr>
          <w:rFonts w:ascii="Times New Roman" w:eastAsia="Times New Roman" w:hAnsi="Times New Roman" w:cs="Times New Roman"/>
        </w:rPr>
        <w:t xml:space="preserve"> and sexual cannibalism in the semi-aquatic fishing spider, </w:t>
      </w:r>
      <w:r w:rsidRPr="00F21E6F">
        <w:rPr>
          <w:rFonts w:ascii="Times New Roman" w:eastAsia="Times New Roman" w:hAnsi="Times New Roman" w:cs="Times New Roman"/>
          <w:i/>
        </w:rPr>
        <w:t>Dolomedes fimbriatus</w:t>
      </w:r>
      <w:r w:rsidRPr="00F21E6F">
        <w:rPr>
          <w:rFonts w:ascii="Times New Roman" w:eastAsia="Times New Roman" w:hAnsi="Times New Roman" w:cs="Times New Roman"/>
        </w:rPr>
        <w:t xml:space="preserve"> (</w:t>
      </w:r>
      <w:proofErr w:type="spellStart"/>
      <w:r w:rsidRPr="00F21E6F">
        <w:rPr>
          <w:rFonts w:ascii="Times New Roman" w:eastAsia="Times New Roman" w:hAnsi="Times New Roman" w:cs="Times New Roman"/>
        </w:rPr>
        <w:t>Clerck</w:t>
      </w:r>
      <w:proofErr w:type="spellEnd"/>
      <w:r w:rsidRPr="00F21E6F">
        <w:rPr>
          <w:rFonts w:ascii="Times New Roman" w:eastAsia="Times New Roman" w:hAnsi="Times New Roman" w:cs="Times New Roman"/>
        </w:rPr>
        <w:t>) (Araneae: Pisauridae). The Journal of Arachnology, 20:222-226.</w:t>
      </w:r>
    </w:p>
    <w:p w14:paraId="6D9EC2B5" w14:textId="1941C047" w:rsidR="005C2E4D" w:rsidRPr="00F21E6F" w:rsidRDefault="005C2E4D" w:rsidP="00F21E6F">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r>
      <w:proofErr w:type="spellStart"/>
      <w:r w:rsidRPr="00F21E6F">
        <w:rPr>
          <w:rFonts w:ascii="Times New Roman" w:eastAsia="Times New Roman" w:hAnsi="Times New Roman" w:cs="Times New Roman"/>
        </w:rPr>
        <w:t>Arnqvist</w:t>
      </w:r>
      <w:proofErr w:type="spellEnd"/>
      <w:r w:rsidRPr="00F21E6F">
        <w:rPr>
          <w:rFonts w:ascii="Times New Roman" w:eastAsia="Times New Roman" w:hAnsi="Times New Roman" w:cs="Times New Roman"/>
        </w:rPr>
        <w:t xml:space="preserve"> G., </w:t>
      </w:r>
      <w:proofErr w:type="spellStart"/>
      <w:r w:rsidRPr="00F21E6F">
        <w:rPr>
          <w:rFonts w:ascii="Times New Roman" w:eastAsia="Times New Roman" w:hAnsi="Times New Roman" w:cs="Times New Roman"/>
        </w:rPr>
        <w:t>Henriksson</w:t>
      </w:r>
      <w:proofErr w:type="spellEnd"/>
      <w:r w:rsidRPr="00F21E6F">
        <w:rPr>
          <w:rFonts w:ascii="Times New Roman" w:eastAsia="Times New Roman" w:hAnsi="Times New Roman" w:cs="Times New Roman"/>
        </w:rPr>
        <w:t xml:space="preserve"> S. (1997). Sexual cannibalism in the fishing spider and a model for the evolution of sexual cannibalism based on genetic constraints. Evolutionary Ecology, 11:255-273.</w:t>
      </w:r>
    </w:p>
    <w:p w14:paraId="7BBCB4A1" w14:textId="5E3C46ED" w:rsidR="002F1CEC" w:rsidRDefault="002F1CEC" w:rsidP="00F21E6F">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t>Barth F. G. (1985). Neuroethology of the Spider Vibration Sense. In Barth F. G. (1985) Neurobiology of Arachnids. Springer Berlin, Heidelberg.</w:t>
      </w:r>
    </w:p>
    <w:p w14:paraId="4ADA0533" w14:textId="05DE4321" w:rsidR="00224237" w:rsidRDefault="00224237" w:rsidP="00F21E6F">
      <w:pPr>
        <w:spacing w:after="16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Bakeman R., Robinson B. F., </w:t>
      </w:r>
      <w:proofErr w:type="spellStart"/>
      <w:r>
        <w:rPr>
          <w:rFonts w:ascii="Times New Roman" w:eastAsia="Times New Roman" w:hAnsi="Times New Roman" w:cs="Times New Roman"/>
        </w:rPr>
        <w:t>Quera</w:t>
      </w:r>
      <w:proofErr w:type="spellEnd"/>
      <w:r>
        <w:rPr>
          <w:rFonts w:ascii="Times New Roman" w:eastAsia="Times New Roman" w:hAnsi="Times New Roman" w:cs="Times New Roman"/>
        </w:rPr>
        <w:t xml:space="preserve"> V. (1996). Testing sequential association: Estimating exact p values using sampled permutations. Psychological Methods, 1:4-15.</w:t>
      </w:r>
    </w:p>
    <w:p w14:paraId="21967340" w14:textId="77777777" w:rsidR="00224237" w:rsidRPr="00F21E6F" w:rsidRDefault="00224237" w:rsidP="00224237">
      <w:pPr>
        <w:spacing w:after="160" w:line="240" w:lineRule="auto"/>
        <w:jc w:val="both"/>
        <w:rPr>
          <w:rFonts w:ascii="Times New Roman" w:eastAsia="Times New Roman" w:hAnsi="Times New Roman" w:cs="Times New Roman"/>
        </w:rPr>
      </w:pPr>
      <w:r>
        <w:rPr>
          <w:rFonts w:ascii="Times New Roman" w:eastAsia="Times New Roman" w:hAnsi="Times New Roman" w:cs="Times New Roman"/>
        </w:rPr>
        <w:tab/>
      </w:r>
      <w:r w:rsidRPr="00F21E6F">
        <w:rPr>
          <w:rFonts w:ascii="Times New Roman" w:eastAsia="Times New Roman" w:hAnsi="Times New Roman" w:cs="Times New Roman"/>
        </w:rPr>
        <w:t>Bateman A. J. (1948). Intra-Sexual Selection in Drosophila. Heredity, 2:349-368.</w:t>
      </w:r>
    </w:p>
    <w:p w14:paraId="23D02B81" w14:textId="77777777" w:rsidR="00224237" w:rsidRPr="00F21E6F" w:rsidRDefault="00224237" w:rsidP="00224237">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 xml:space="preserve">Bates D., </w:t>
      </w:r>
      <w:proofErr w:type="spellStart"/>
      <w:r w:rsidRPr="00F21E6F">
        <w:rPr>
          <w:rFonts w:ascii="Times New Roman" w:eastAsia="Times New Roman" w:hAnsi="Times New Roman" w:cs="Times New Roman"/>
        </w:rPr>
        <w:t>Maechler</w:t>
      </w:r>
      <w:proofErr w:type="spellEnd"/>
      <w:r w:rsidRPr="00F21E6F">
        <w:rPr>
          <w:rFonts w:ascii="Times New Roman" w:eastAsia="Times New Roman" w:hAnsi="Times New Roman" w:cs="Times New Roman"/>
        </w:rPr>
        <w:t xml:space="preserve"> M., </w:t>
      </w:r>
      <w:proofErr w:type="spellStart"/>
      <w:r w:rsidRPr="00F21E6F">
        <w:rPr>
          <w:rFonts w:ascii="Times New Roman" w:eastAsia="Times New Roman" w:hAnsi="Times New Roman" w:cs="Times New Roman"/>
        </w:rPr>
        <w:t>Bolker</w:t>
      </w:r>
      <w:proofErr w:type="spellEnd"/>
      <w:r w:rsidRPr="00F21E6F">
        <w:rPr>
          <w:rFonts w:ascii="Times New Roman" w:eastAsia="Times New Roman" w:hAnsi="Times New Roman" w:cs="Times New Roman"/>
        </w:rPr>
        <w:t xml:space="preserve"> B., Walker S. (2015). Fitting Linear Mixed-Effects Models Using lme4. Journal of Statistical Software, 67(1), 1-48.</w:t>
      </w:r>
    </w:p>
    <w:p w14:paraId="0421B1C2" w14:textId="77777777" w:rsidR="00224237" w:rsidRPr="00F21E6F" w:rsidRDefault="00224237" w:rsidP="00224237">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t>Bleckmann H., Barth F. G. (1984). Sensory ecology of a semi-aquatic spider (</w:t>
      </w:r>
      <w:r w:rsidRPr="00F21E6F">
        <w:rPr>
          <w:rFonts w:ascii="Times New Roman" w:eastAsia="Times New Roman" w:hAnsi="Times New Roman" w:cs="Times New Roman"/>
          <w:i/>
          <w:iCs/>
        </w:rPr>
        <w:t>Dolomedes triton</w:t>
      </w:r>
      <w:r w:rsidRPr="00F21E6F">
        <w:rPr>
          <w:rFonts w:ascii="Times New Roman" w:eastAsia="Times New Roman" w:hAnsi="Times New Roman" w:cs="Times New Roman"/>
        </w:rPr>
        <w:t xml:space="preserve">). </w:t>
      </w:r>
      <w:proofErr w:type="spellStart"/>
      <w:r w:rsidRPr="00F21E6F">
        <w:rPr>
          <w:rFonts w:ascii="Times New Roman" w:eastAsia="Times New Roman" w:hAnsi="Times New Roman" w:cs="Times New Roman"/>
        </w:rPr>
        <w:t>Behavioral</w:t>
      </w:r>
      <w:proofErr w:type="spellEnd"/>
      <w:r w:rsidRPr="00F21E6F">
        <w:rPr>
          <w:rFonts w:ascii="Times New Roman" w:eastAsia="Times New Roman" w:hAnsi="Times New Roman" w:cs="Times New Roman"/>
        </w:rPr>
        <w:t xml:space="preserve"> Ecology and Sociobiology, 14:303-312.</w:t>
      </w:r>
    </w:p>
    <w:p w14:paraId="1BAD144E" w14:textId="77777777" w:rsidR="00224237" w:rsidRPr="00F21E6F" w:rsidRDefault="00224237" w:rsidP="00224237">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lastRenderedPageBreak/>
        <w:tab/>
        <w:t xml:space="preserve">Bleckmann H., Bender M. (1987). Water Surface Waves Generated by the Male Pisaurid Spider </w:t>
      </w:r>
      <w:r w:rsidRPr="00F21E6F">
        <w:rPr>
          <w:rFonts w:ascii="Times New Roman" w:eastAsia="Times New Roman" w:hAnsi="Times New Roman" w:cs="Times New Roman"/>
          <w:i/>
          <w:iCs/>
        </w:rPr>
        <w:t>Dolomedes triton</w:t>
      </w:r>
      <w:r w:rsidRPr="00F21E6F">
        <w:rPr>
          <w:rFonts w:ascii="Times New Roman" w:eastAsia="Times New Roman" w:hAnsi="Times New Roman" w:cs="Times New Roman"/>
        </w:rPr>
        <w:t xml:space="preserve"> (</w:t>
      </w:r>
      <w:proofErr w:type="spellStart"/>
      <w:r w:rsidRPr="00F21E6F">
        <w:rPr>
          <w:rFonts w:ascii="Times New Roman" w:eastAsia="Times New Roman" w:hAnsi="Times New Roman" w:cs="Times New Roman"/>
        </w:rPr>
        <w:t>Walckenaer</w:t>
      </w:r>
      <w:proofErr w:type="spellEnd"/>
      <w:r w:rsidRPr="00F21E6F">
        <w:rPr>
          <w:rFonts w:ascii="Times New Roman" w:eastAsia="Times New Roman" w:hAnsi="Times New Roman" w:cs="Times New Roman"/>
        </w:rPr>
        <w:t xml:space="preserve">) during Courtship </w:t>
      </w:r>
      <w:proofErr w:type="spellStart"/>
      <w:r w:rsidRPr="00F21E6F">
        <w:rPr>
          <w:rFonts w:ascii="Times New Roman" w:eastAsia="Times New Roman" w:hAnsi="Times New Roman" w:cs="Times New Roman"/>
        </w:rPr>
        <w:t>Behavior</w:t>
      </w:r>
      <w:proofErr w:type="spellEnd"/>
      <w:r w:rsidRPr="00F21E6F">
        <w:rPr>
          <w:rFonts w:ascii="Times New Roman" w:eastAsia="Times New Roman" w:hAnsi="Times New Roman" w:cs="Times New Roman"/>
        </w:rPr>
        <w:t>. The Journal of Arachnology, 15:363-369.</w:t>
      </w:r>
    </w:p>
    <w:p w14:paraId="59F0A9FC" w14:textId="77777777" w:rsidR="00224237" w:rsidRPr="00F21E6F" w:rsidRDefault="00224237" w:rsidP="00224237">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t xml:space="preserve">Bleckmann H., </w:t>
      </w:r>
      <w:proofErr w:type="spellStart"/>
      <w:r w:rsidRPr="00F21E6F">
        <w:rPr>
          <w:rFonts w:ascii="Times New Roman" w:eastAsia="Times New Roman" w:hAnsi="Times New Roman" w:cs="Times New Roman"/>
        </w:rPr>
        <w:t>Lotz</w:t>
      </w:r>
      <w:proofErr w:type="spellEnd"/>
      <w:r w:rsidRPr="00F21E6F">
        <w:rPr>
          <w:rFonts w:ascii="Times New Roman" w:eastAsia="Times New Roman" w:hAnsi="Times New Roman" w:cs="Times New Roman"/>
        </w:rPr>
        <w:t xml:space="preserve"> T. (1987). The vertebrate-catching behaviour of the fishing spider </w:t>
      </w:r>
      <w:r w:rsidRPr="00F21E6F">
        <w:rPr>
          <w:rFonts w:ascii="Times New Roman" w:eastAsia="Times New Roman" w:hAnsi="Times New Roman" w:cs="Times New Roman"/>
          <w:i/>
        </w:rPr>
        <w:t>Dolomedes triton</w:t>
      </w:r>
      <w:r w:rsidRPr="00F21E6F">
        <w:rPr>
          <w:rFonts w:ascii="Times New Roman" w:eastAsia="Times New Roman" w:hAnsi="Times New Roman" w:cs="Times New Roman"/>
        </w:rPr>
        <w:t xml:space="preserve"> (Araneae, Pisauridae). Animal Behaviour, 35:641-651.</w:t>
      </w:r>
    </w:p>
    <w:p w14:paraId="00B6047D" w14:textId="77777777" w:rsidR="00224237" w:rsidRPr="00F21E6F" w:rsidRDefault="00224237" w:rsidP="00224237">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r>
      <w:proofErr w:type="spellStart"/>
      <w:r w:rsidRPr="00F21E6F">
        <w:rPr>
          <w:rFonts w:ascii="Times New Roman" w:eastAsia="Times New Roman" w:hAnsi="Times New Roman" w:cs="Times New Roman"/>
        </w:rPr>
        <w:t>Briceño</w:t>
      </w:r>
      <w:proofErr w:type="spellEnd"/>
      <w:r w:rsidRPr="00F21E6F">
        <w:rPr>
          <w:rFonts w:ascii="Times New Roman" w:eastAsia="Times New Roman" w:hAnsi="Times New Roman" w:cs="Times New Roman"/>
        </w:rPr>
        <w:t xml:space="preserve"> R. D., Eberhard W. G. (2002). Decisions during courtship by male and female medflies (Diptera, </w:t>
      </w:r>
      <w:proofErr w:type="spellStart"/>
      <w:r w:rsidRPr="00F21E6F">
        <w:rPr>
          <w:rFonts w:ascii="Times New Roman" w:eastAsia="Times New Roman" w:hAnsi="Times New Roman" w:cs="Times New Roman"/>
        </w:rPr>
        <w:t>Tephritidae</w:t>
      </w:r>
      <w:proofErr w:type="spellEnd"/>
      <w:r w:rsidRPr="00F21E6F">
        <w:rPr>
          <w:rFonts w:ascii="Times New Roman" w:eastAsia="Times New Roman" w:hAnsi="Times New Roman" w:cs="Times New Roman"/>
        </w:rPr>
        <w:t xml:space="preserve">): correlated changes in male </w:t>
      </w:r>
      <w:proofErr w:type="spellStart"/>
      <w:r w:rsidRPr="00F21E6F">
        <w:rPr>
          <w:rFonts w:ascii="Times New Roman" w:eastAsia="Times New Roman" w:hAnsi="Times New Roman" w:cs="Times New Roman"/>
        </w:rPr>
        <w:t>behavior</w:t>
      </w:r>
      <w:proofErr w:type="spellEnd"/>
      <w:r w:rsidRPr="00F21E6F">
        <w:rPr>
          <w:rFonts w:ascii="Times New Roman" w:eastAsia="Times New Roman" w:hAnsi="Times New Roman" w:cs="Times New Roman"/>
        </w:rPr>
        <w:t xml:space="preserve"> and female acceptance criteria in mass-reared flies. Florida Entomological Society, 85(1):14-31.</w:t>
      </w:r>
    </w:p>
    <w:p w14:paraId="61D6DE04" w14:textId="77777777" w:rsidR="00224237" w:rsidRPr="00F21E6F" w:rsidRDefault="00224237" w:rsidP="00224237">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r>
      <w:proofErr w:type="spellStart"/>
      <w:r w:rsidRPr="00F21E6F">
        <w:rPr>
          <w:rFonts w:ascii="Times New Roman" w:eastAsia="Times New Roman" w:hAnsi="Times New Roman" w:cs="Times New Roman"/>
        </w:rPr>
        <w:t>Brommer</w:t>
      </w:r>
      <w:proofErr w:type="spellEnd"/>
      <w:r w:rsidRPr="00F21E6F">
        <w:rPr>
          <w:rFonts w:ascii="Times New Roman" w:eastAsia="Times New Roman" w:hAnsi="Times New Roman" w:cs="Times New Roman"/>
        </w:rPr>
        <w:t xml:space="preserve"> J. E. (2007). The evolution of fitness in life-history theory. Biological Reviews, 75:377-404.</w:t>
      </w:r>
    </w:p>
    <w:p w14:paraId="0B10188C" w14:textId="77777777" w:rsidR="00224237" w:rsidRPr="00F21E6F" w:rsidRDefault="00224237" w:rsidP="00224237">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t xml:space="preserve">Bunch S., </w:t>
      </w:r>
      <w:proofErr w:type="spellStart"/>
      <w:r w:rsidRPr="00F21E6F">
        <w:rPr>
          <w:rFonts w:ascii="Times New Roman" w:eastAsia="Times New Roman" w:hAnsi="Times New Roman" w:cs="Times New Roman"/>
        </w:rPr>
        <w:t>Wilgers</w:t>
      </w:r>
      <w:proofErr w:type="spellEnd"/>
      <w:r w:rsidRPr="00F21E6F">
        <w:rPr>
          <w:rFonts w:ascii="Times New Roman" w:eastAsia="Times New Roman" w:hAnsi="Times New Roman" w:cs="Times New Roman"/>
        </w:rPr>
        <w:t xml:space="preserve"> D. J. (2011). Female mating status affects male mating tactic expression in the wolf spider </w:t>
      </w:r>
      <w:proofErr w:type="spellStart"/>
      <w:r w:rsidRPr="00F21E6F">
        <w:rPr>
          <w:rFonts w:ascii="Times New Roman" w:eastAsia="Times New Roman" w:hAnsi="Times New Roman" w:cs="Times New Roman"/>
          <w:i/>
          <w:iCs/>
        </w:rPr>
        <w:t>Rabidosa</w:t>
      </w:r>
      <w:proofErr w:type="spellEnd"/>
      <w:r w:rsidRPr="00F21E6F">
        <w:rPr>
          <w:rFonts w:ascii="Times New Roman" w:eastAsia="Times New Roman" w:hAnsi="Times New Roman" w:cs="Times New Roman"/>
          <w:i/>
          <w:iCs/>
        </w:rPr>
        <w:t xml:space="preserve"> </w:t>
      </w:r>
      <w:proofErr w:type="spellStart"/>
      <w:r w:rsidRPr="00F21E6F">
        <w:rPr>
          <w:rFonts w:ascii="Times New Roman" w:eastAsia="Times New Roman" w:hAnsi="Times New Roman" w:cs="Times New Roman"/>
          <w:i/>
          <w:iCs/>
        </w:rPr>
        <w:t>punctulata</w:t>
      </w:r>
      <w:proofErr w:type="spellEnd"/>
      <w:r w:rsidRPr="00F21E6F">
        <w:rPr>
          <w:rFonts w:ascii="Times New Roman" w:eastAsia="Times New Roman" w:hAnsi="Times New Roman" w:cs="Times New Roman"/>
        </w:rPr>
        <w:t>. Current Zoology, 68:121-127.</w:t>
      </w:r>
    </w:p>
    <w:p w14:paraId="038A70AE" w14:textId="77777777" w:rsidR="00224237" w:rsidRPr="00F21E6F" w:rsidRDefault="00224237" w:rsidP="00224237">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t>Buskirk R. E., Frohlich C., Ross K. G. (1982). The natural selection of sexual cannibalism. The American Naturalist, 123:612-625.</w:t>
      </w:r>
    </w:p>
    <w:p w14:paraId="71117110" w14:textId="77777777" w:rsidR="00224237" w:rsidRPr="00F21E6F" w:rsidRDefault="00224237" w:rsidP="00224237">
      <w:pPr>
        <w:spacing w:after="160" w:line="240" w:lineRule="auto"/>
        <w:ind w:firstLine="720"/>
        <w:jc w:val="both"/>
        <w:rPr>
          <w:rFonts w:ascii="Times New Roman" w:hAnsi="Times New Roman" w:cs="Times New Roman"/>
        </w:rPr>
      </w:pPr>
      <w:r w:rsidRPr="00F21E6F">
        <w:rPr>
          <w:rFonts w:ascii="Times New Roman" w:eastAsia="Times New Roman" w:hAnsi="Times New Roman" w:cs="Times New Roman"/>
          <w:bCs/>
        </w:rPr>
        <w:t xml:space="preserve">Byers J., </w:t>
      </w:r>
      <w:proofErr w:type="spellStart"/>
      <w:r w:rsidRPr="00F21E6F">
        <w:rPr>
          <w:rFonts w:ascii="Times New Roman" w:eastAsia="Times New Roman" w:hAnsi="Times New Roman" w:cs="Times New Roman"/>
          <w:bCs/>
        </w:rPr>
        <w:t>Hebets</w:t>
      </w:r>
      <w:proofErr w:type="spellEnd"/>
      <w:r w:rsidRPr="00F21E6F">
        <w:rPr>
          <w:rFonts w:ascii="Times New Roman" w:eastAsia="Times New Roman" w:hAnsi="Times New Roman" w:cs="Times New Roman"/>
          <w:bCs/>
        </w:rPr>
        <w:t xml:space="preserve"> E., Podos J. (2010). Female mate choices based upon male motor performance. Animal Behaviour, 79:771-778.</w:t>
      </w:r>
    </w:p>
    <w:p w14:paraId="452B794F" w14:textId="77777777" w:rsidR="00224237" w:rsidRPr="00F21E6F" w:rsidRDefault="00224237" w:rsidP="00224237">
      <w:pPr>
        <w:spacing w:after="160" w:line="240" w:lineRule="auto"/>
        <w:ind w:firstLine="720"/>
        <w:jc w:val="both"/>
        <w:rPr>
          <w:rFonts w:ascii="Times New Roman" w:eastAsia="Times New Roman" w:hAnsi="Times New Roman" w:cs="Times New Roman"/>
          <w:bCs/>
        </w:rPr>
      </w:pPr>
      <w:proofErr w:type="spellStart"/>
      <w:r w:rsidRPr="00F21E6F">
        <w:rPr>
          <w:rFonts w:ascii="Times New Roman" w:eastAsia="Times New Roman" w:hAnsi="Times New Roman" w:cs="Times New Roman"/>
          <w:bCs/>
        </w:rPr>
        <w:t>Carico</w:t>
      </w:r>
      <w:proofErr w:type="spellEnd"/>
      <w:r w:rsidRPr="00F21E6F">
        <w:rPr>
          <w:rFonts w:ascii="Times New Roman" w:eastAsia="Times New Roman" w:hAnsi="Times New Roman" w:cs="Times New Roman"/>
          <w:bCs/>
        </w:rPr>
        <w:t xml:space="preserve">, J. E. (1976). The spider genus </w:t>
      </w:r>
      <w:r w:rsidRPr="00F21E6F">
        <w:rPr>
          <w:rFonts w:ascii="Times New Roman" w:eastAsia="Times New Roman" w:hAnsi="Times New Roman" w:cs="Times New Roman"/>
          <w:bCs/>
          <w:i/>
          <w:iCs/>
        </w:rPr>
        <w:t>Tinus</w:t>
      </w:r>
      <w:r w:rsidRPr="00F21E6F">
        <w:rPr>
          <w:rFonts w:ascii="Times New Roman" w:eastAsia="Times New Roman" w:hAnsi="Times New Roman" w:cs="Times New Roman"/>
          <w:bCs/>
        </w:rPr>
        <w:t xml:space="preserve"> (Pisauridae). Psyche, 83:63-78.</w:t>
      </w:r>
    </w:p>
    <w:p w14:paraId="2FD9A756" w14:textId="77777777" w:rsidR="00224237" w:rsidRPr="00F21E6F" w:rsidRDefault="00224237" w:rsidP="00224237">
      <w:pPr>
        <w:spacing w:after="160" w:line="240" w:lineRule="auto"/>
        <w:ind w:firstLine="720"/>
        <w:jc w:val="both"/>
        <w:rPr>
          <w:rFonts w:ascii="Times New Roman" w:eastAsia="Times New Roman" w:hAnsi="Times New Roman" w:cs="Times New Roman"/>
          <w:bCs/>
        </w:rPr>
      </w:pPr>
      <w:proofErr w:type="spellStart"/>
      <w:r w:rsidRPr="00F21E6F">
        <w:rPr>
          <w:rFonts w:ascii="Times New Roman" w:eastAsia="Times New Roman" w:hAnsi="Times New Roman" w:cs="Times New Roman"/>
        </w:rPr>
        <w:t>Chiarle</w:t>
      </w:r>
      <w:proofErr w:type="spellEnd"/>
      <w:r w:rsidRPr="00F21E6F">
        <w:rPr>
          <w:rFonts w:ascii="Times New Roman" w:eastAsia="Times New Roman" w:hAnsi="Times New Roman" w:cs="Times New Roman"/>
        </w:rPr>
        <w:t xml:space="preserve"> A., </w:t>
      </w:r>
      <w:proofErr w:type="spellStart"/>
      <w:r w:rsidRPr="00F21E6F">
        <w:rPr>
          <w:rFonts w:ascii="Times New Roman" w:eastAsia="Times New Roman" w:hAnsi="Times New Roman" w:cs="Times New Roman"/>
        </w:rPr>
        <w:t>Kronestedt</w:t>
      </w:r>
      <w:proofErr w:type="spellEnd"/>
      <w:r w:rsidRPr="00F21E6F">
        <w:rPr>
          <w:rFonts w:ascii="Times New Roman" w:eastAsia="Times New Roman" w:hAnsi="Times New Roman" w:cs="Times New Roman"/>
        </w:rPr>
        <w:t xml:space="preserve"> T., </w:t>
      </w:r>
      <w:proofErr w:type="spellStart"/>
      <w:r w:rsidRPr="00F21E6F">
        <w:rPr>
          <w:rFonts w:ascii="Times New Roman" w:eastAsia="Times New Roman" w:hAnsi="Times New Roman" w:cs="Times New Roman"/>
        </w:rPr>
        <w:t>Isaia</w:t>
      </w:r>
      <w:proofErr w:type="spellEnd"/>
      <w:r w:rsidRPr="00F21E6F">
        <w:rPr>
          <w:rFonts w:ascii="Times New Roman" w:eastAsia="Times New Roman" w:hAnsi="Times New Roman" w:cs="Times New Roman"/>
        </w:rPr>
        <w:t xml:space="preserve"> M. (2013). Courtship </w:t>
      </w:r>
      <w:proofErr w:type="spellStart"/>
      <w:r w:rsidRPr="00F21E6F">
        <w:rPr>
          <w:rFonts w:ascii="Times New Roman" w:eastAsia="Times New Roman" w:hAnsi="Times New Roman" w:cs="Times New Roman"/>
        </w:rPr>
        <w:t>behavior</w:t>
      </w:r>
      <w:proofErr w:type="spellEnd"/>
      <w:r w:rsidRPr="00F21E6F">
        <w:rPr>
          <w:rFonts w:ascii="Times New Roman" w:eastAsia="Times New Roman" w:hAnsi="Times New Roman" w:cs="Times New Roman"/>
        </w:rPr>
        <w:t xml:space="preserve"> in European species of the genus </w:t>
      </w:r>
      <w:proofErr w:type="spellStart"/>
      <w:r w:rsidRPr="00F21E6F">
        <w:rPr>
          <w:rFonts w:ascii="Times New Roman" w:eastAsia="Times New Roman" w:hAnsi="Times New Roman" w:cs="Times New Roman"/>
          <w:i/>
        </w:rPr>
        <w:t>Pardosa</w:t>
      </w:r>
      <w:proofErr w:type="spellEnd"/>
      <w:r w:rsidRPr="00F21E6F">
        <w:rPr>
          <w:rFonts w:ascii="Times New Roman" w:eastAsia="Times New Roman" w:hAnsi="Times New Roman" w:cs="Times New Roman"/>
        </w:rPr>
        <w:t xml:space="preserve"> (Araneae, Lycosidae). The Journal of Arachnology 41:108-125.</w:t>
      </w:r>
    </w:p>
    <w:p w14:paraId="4BF56DB3" w14:textId="77777777" w:rsidR="00224237" w:rsidRPr="00F21E6F" w:rsidRDefault="00224237" w:rsidP="00224237">
      <w:pPr>
        <w:spacing w:after="160" w:line="240" w:lineRule="auto"/>
        <w:ind w:firstLine="720"/>
        <w:jc w:val="both"/>
        <w:rPr>
          <w:rFonts w:ascii="Times New Roman" w:eastAsia="Times New Roman" w:hAnsi="Times New Roman" w:cs="Times New Roman"/>
          <w:bCs/>
        </w:rPr>
      </w:pPr>
      <w:r w:rsidRPr="00F21E6F">
        <w:rPr>
          <w:rFonts w:ascii="Times New Roman" w:eastAsia="Times New Roman" w:hAnsi="Times New Roman" w:cs="Times New Roman"/>
          <w:bCs/>
        </w:rPr>
        <w:t>Clark C. J. (2012). The role of power versus energy in courtship: what is the ‘energic cost’ of a courtship display? Animal Behaviour, 84:269-277.</w:t>
      </w:r>
    </w:p>
    <w:p w14:paraId="217E559A" w14:textId="77777777" w:rsidR="00224237" w:rsidRPr="00F21E6F" w:rsidRDefault="00224237" w:rsidP="00224237">
      <w:pPr>
        <w:spacing w:after="160" w:line="240" w:lineRule="auto"/>
        <w:ind w:firstLine="720"/>
        <w:jc w:val="both"/>
        <w:rPr>
          <w:rFonts w:ascii="Times New Roman" w:eastAsia="Times New Roman" w:hAnsi="Times New Roman" w:cs="Times New Roman"/>
        </w:rPr>
      </w:pPr>
      <w:proofErr w:type="spellStart"/>
      <w:r w:rsidRPr="00F21E6F">
        <w:rPr>
          <w:rFonts w:ascii="Times New Roman" w:eastAsia="Times New Roman" w:hAnsi="Times New Roman" w:cs="Times New Roman"/>
        </w:rPr>
        <w:t>Cordellier</w:t>
      </w:r>
      <w:proofErr w:type="spellEnd"/>
      <w:r w:rsidRPr="00F21E6F">
        <w:rPr>
          <w:rFonts w:ascii="Times New Roman" w:eastAsia="Times New Roman" w:hAnsi="Times New Roman" w:cs="Times New Roman"/>
        </w:rPr>
        <w:t xml:space="preserve"> M., Schneider J. M., </w:t>
      </w:r>
      <w:proofErr w:type="spellStart"/>
      <w:r w:rsidRPr="00F21E6F">
        <w:rPr>
          <w:rFonts w:ascii="Times New Roman" w:eastAsia="Times New Roman" w:hAnsi="Times New Roman" w:cs="Times New Roman"/>
        </w:rPr>
        <w:t>Uhl</w:t>
      </w:r>
      <w:proofErr w:type="spellEnd"/>
      <w:r w:rsidRPr="00F21E6F">
        <w:rPr>
          <w:rFonts w:ascii="Times New Roman" w:eastAsia="Times New Roman" w:hAnsi="Times New Roman" w:cs="Times New Roman"/>
        </w:rPr>
        <w:t xml:space="preserve"> G., </w:t>
      </w:r>
      <w:proofErr w:type="spellStart"/>
      <w:r w:rsidRPr="00F21E6F">
        <w:rPr>
          <w:rFonts w:ascii="Times New Roman" w:eastAsia="Times New Roman" w:hAnsi="Times New Roman" w:cs="Times New Roman"/>
        </w:rPr>
        <w:t>Posnien</w:t>
      </w:r>
      <w:proofErr w:type="spellEnd"/>
      <w:r w:rsidRPr="00F21E6F">
        <w:rPr>
          <w:rFonts w:ascii="Times New Roman" w:eastAsia="Times New Roman" w:hAnsi="Times New Roman" w:cs="Times New Roman"/>
        </w:rPr>
        <w:t xml:space="preserve"> N. (2020) Sex differences in spiders: from phenotype to genomics. Development Genes and Evolution, 230:155-172.</w:t>
      </w:r>
    </w:p>
    <w:p w14:paraId="06A6CC2A" w14:textId="77777777" w:rsidR="00224237" w:rsidRDefault="00224237" w:rsidP="00224237">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Cory A., Schneider J. (2020). Males of sexually cannibalistic spider chemically assess relative female quality. BMC Evolutionary Biology 20:90.</w:t>
      </w:r>
    </w:p>
    <w:p w14:paraId="5A84159F" w14:textId="1C946DD7" w:rsidR="008C021D" w:rsidRDefault="008C021D" w:rsidP="00224237">
      <w:pPr>
        <w:spacing w:after="160" w:line="240" w:lineRule="auto"/>
        <w:ind w:firstLine="720"/>
        <w:jc w:val="both"/>
        <w:rPr>
          <w:rFonts w:ascii="Times New Roman" w:eastAsia="Times New Roman" w:hAnsi="Times New Roman" w:cs="Times New Roman"/>
        </w:rPr>
      </w:pPr>
      <w:proofErr w:type="spellStart"/>
      <w:r w:rsidRPr="00F21E6F">
        <w:rPr>
          <w:rFonts w:ascii="Times New Roman" w:eastAsia="Times New Roman" w:hAnsi="Times New Roman" w:cs="Times New Roman"/>
        </w:rPr>
        <w:t>Csardi</w:t>
      </w:r>
      <w:proofErr w:type="spellEnd"/>
      <w:r w:rsidRPr="00F21E6F">
        <w:rPr>
          <w:rFonts w:ascii="Times New Roman" w:eastAsia="Times New Roman" w:hAnsi="Times New Roman" w:cs="Times New Roman"/>
        </w:rPr>
        <w:t xml:space="preserve"> G., </w:t>
      </w:r>
      <w:proofErr w:type="spellStart"/>
      <w:r w:rsidRPr="00F21E6F">
        <w:rPr>
          <w:rFonts w:ascii="Times New Roman" w:eastAsia="Times New Roman" w:hAnsi="Times New Roman" w:cs="Times New Roman"/>
        </w:rPr>
        <w:t>Nepusz</w:t>
      </w:r>
      <w:proofErr w:type="spellEnd"/>
      <w:r w:rsidRPr="00F21E6F">
        <w:rPr>
          <w:rFonts w:ascii="Times New Roman" w:eastAsia="Times New Roman" w:hAnsi="Times New Roman" w:cs="Times New Roman"/>
        </w:rPr>
        <w:t xml:space="preserve"> T. (2006). The igraph software package for complex network research. </w:t>
      </w:r>
      <w:proofErr w:type="spellStart"/>
      <w:r w:rsidRPr="00F21E6F">
        <w:rPr>
          <w:rFonts w:ascii="Times New Roman" w:eastAsia="Times New Roman" w:hAnsi="Times New Roman" w:cs="Times New Roman"/>
        </w:rPr>
        <w:t>InterHournal</w:t>
      </w:r>
      <w:proofErr w:type="spellEnd"/>
      <w:r w:rsidRPr="00F21E6F">
        <w:rPr>
          <w:rFonts w:ascii="Times New Roman" w:eastAsia="Times New Roman" w:hAnsi="Times New Roman" w:cs="Times New Roman"/>
        </w:rPr>
        <w:t xml:space="preserve">, Complex Systems. URL: </w:t>
      </w:r>
      <w:r w:rsidRPr="00493AC6">
        <w:rPr>
          <w:rFonts w:ascii="Times New Roman" w:eastAsia="Times New Roman" w:hAnsi="Times New Roman" w:cs="Times New Roman"/>
        </w:rPr>
        <w:t>https://igraph.org</w:t>
      </w:r>
      <w:r>
        <w:rPr>
          <w:rFonts w:ascii="Times New Roman" w:eastAsia="Times New Roman" w:hAnsi="Times New Roman" w:cs="Times New Roman"/>
        </w:rPr>
        <w:t>.</w:t>
      </w:r>
    </w:p>
    <w:p w14:paraId="4A7ECA2C" w14:textId="77777777" w:rsidR="008C021D" w:rsidRPr="00F21E6F" w:rsidRDefault="008C021D" w:rsidP="008C021D">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Darwin C. (1981). The descent of man, and selection in relation to sex. Princeton University Press.</w:t>
      </w:r>
    </w:p>
    <w:p w14:paraId="7D1ECF06" w14:textId="77777777" w:rsidR="008C021D" w:rsidRPr="00F21E6F" w:rsidRDefault="008C021D" w:rsidP="008C021D">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 xml:space="preserve">Eberhard M. J. B., </w:t>
      </w:r>
      <w:proofErr w:type="spellStart"/>
      <w:r w:rsidRPr="00F21E6F">
        <w:rPr>
          <w:rFonts w:ascii="Times New Roman" w:eastAsia="Times New Roman" w:hAnsi="Times New Roman" w:cs="Times New Roman"/>
        </w:rPr>
        <w:t>Machnis</w:t>
      </w:r>
      <w:proofErr w:type="spellEnd"/>
      <w:r w:rsidRPr="00F21E6F">
        <w:rPr>
          <w:rFonts w:ascii="Times New Roman" w:eastAsia="Times New Roman" w:hAnsi="Times New Roman" w:cs="Times New Roman"/>
        </w:rPr>
        <w:t xml:space="preserve"> A., </w:t>
      </w:r>
      <w:proofErr w:type="spellStart"/>
      <w:r w:rsidRPr="00F21E6F">
        <w:rPr>
          <w:rFonts w:ascii="Times New Roman" w:eastAsia="Times New Roman" w:hAnsi="Times New Roman" w:cs="Times New Roman"/>
        </w:rPr>
        <w:t>Uhl</w:t>
      </w:r>
      <w:proofErr w:type="spellEnd"/>
      <w:r w:rsidRPr="00F21E6F">
        <w:rPr>
          <w:rFonts w:ascii="Times New Roman" w:eastAsia="Times New Roman" w:hAnsi="Times New Roman" w:cs="Times New Roman"/>
        </w:rPr>
        <w:t xml:space="preserve"> G. (2020). Condition-dependent differences in male vibratory pre-copulatory and copulatory courtship in a nuptial gift-giving spider. </w:t>
      </w:r>
      <w:proofErr w:type="spellStart"/>
      <w:r w:rsidRPr="00F21E6F">
        <w:rPr>
          <w:rFonts w:ascii="Times New Roman" w:eastAsia="Times New Roman" w:hAnsi="Times New Roman" w:cs="Times New Roman"/>
        </w:rPr>
        <w:t>Behavioral</w:t>
      </w:r>
      <w:proofErr w:type="spellEnd"/>
      <w:r w:rsidRPr="00F21E6F">
        <w:rPr>
          <w:rFonts w:ascii="Times New Roman" w:eastAsia="Times New Roman" w:hAnsi="Times New Roman" w:cs="Times New Roman"/>
        </w:rPr>
        <w:t xml:space="preserve"> Ecology and Sociobiology, 74:138.</w:t>
      </w:r>
    </w:p>
    <w:p w14:paraId="21F91F9A" w14:textId="77777777" w:rsidR="008C021D" w:rsidRPr="00F21E6F" w:rsidRDefault="008C021D" w:rsidP="008C021D">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t xml:space="preserve">Elgar M. A. (1992). Sexual cannibalism in spiders and other invertebrates. In Elgar M. A., </w:t>
      </w:r>
      <w:proofErr w:type="spellStart"/>
      <w:r w:rsidRPr="00F21E6F">
        <w:rPr>
          <w:rFonts w:ascii="Times New Roman" w:eastAsia="Times New Roman" w:hAnsi="Times New Roman" w:cs="Times New Roman"/>
        </w:rPr>
        <w:t>Crespi</w:t>
      </w:r>
      <w:proofErr w:type="spellEnd"/>
      <w:r w:rsidRPr="00F21E6F">
        <w:rPr>
          <w:rFonts w:ascii="Times New Roman" w:eastAsia="Times New Roman" w:hAnsi="Times New Roman" w:cs="Times New Roman"/>
        </w:rPr>
        <w:t xml:space="preserve"> B. J. (1992) Cannibalism: Ecology and evolution among diverse taxa. Oxford University Press, pp128-155.</w:t>
      </w:r>
    </w:p>
    <w:p w14:paraId="6D3E2BB0" w14:textId="77777777" w:rsidR="008C021D" w:rsidRPr="00F21E6F" w:rsidRDefault="008C021D" w:rsidP="008C021D">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r>
      <w:proofErr w:type="spellStart"/>
      <w:r w:rsidRPr="00F21E6F">
        <w:rPr>
          <w:rFonts w:ascii="Times New Roman" w:eastAsia="Times New Roman" w:hAnsi="Times New Roman" w:cs="Times New Roman"/>
        </w:rPr>
        <w:t>Erngqvist</w:t>
      </w:r>
      <w:proofErr w:type="spellEnd"/>
      <w:r w:rsidRPr="00F21E6F">
        <w:rPr>
          <w:rFonts w:ascii="Times New Roman" w:eastAsia="Times New Roman" w:hAnsi="Times New Roman" w:cs="Times New Roman"/>
        </w:rPr>
        <w:t xml:space="preserve"> L. (2009). Should I stay or should I go? Condition- and status-dependent courtship decisions in the </w:t>
      </w:r>
      <w:proofErr w:type="spellStart"/>
      <w:r w:rsidRPr="00F21E6F">
        <w:rPr>
          <w:rFonts w:ascii="Times New Roman" w:eastAsia="Times New Roman" w:hAnsi="Times New Roman" w:cs="Times New Roman"/>
        </w:rPr>
        <w:t>scorpionfly</w:t>
      </w:r>
      <w:proofErr w:type="spellEnd"/>
      <w:r w:rsidRPr="00F21E6F">
        <w:rPr>
          <w:rFonts w:ascii="Times New Roman" w:eastAsia="Times New Roman" w:hAnsi="Times New Roman" w:cs="Times New Roman"/>
        </w:rPr>
        <w:t xml:space="preserve"> </w:t>
      </w:r>
      <w:proofErr w:type="spellStart"/>
      <w:r w:rsidRPr="00F21E6F">
        <w:rPr>
          <w:rFonts w:ascii="Times New Roman" w:eastAsia="Times New Roman" w:hAnsi="Times New Roman" w:cs="Times New Roman"/>
          <w:i/>
        </w:rPr>
        <w:t>Panorpa</w:t>
      </w:r>
      <w:proofErr w:type="spellEnd"/>
      <w:r w:rsidRPr="00F21E6F">
        <w:rPr>
          <w:rFonts w:ascii="Times New Roman" w:eastAsia="Times New Roman" w:hAnsi="Times New Roman" w:cs="Times New Roman"/>
          <w:i/>
        </w:rPr>
        <w:t xml:space="preserve"> </w:t>
      </w:r>
      <w:proofErr w:type="spellStart"/>
      <w:r w:rsidRPr="00F21E6F">
        <w:rPr>
          <w:rFonts w:ascii="Times New Roman" w:eastAsia="Times New Roman" w:hAnsi="Times New Roman" w:cs="Times New Roman"/>
          <w:i/>
        </w:rPr>
        <w:t>cognata</w:t>
      </w:r>
      <w:proofErr w:type="spellEnd"/>
      <w:r w:rsidRPr="00F21E6F">
        <w:rPr>
          <w:rFonts w:ascii="Times New Roman" w:eastAsia="Times New Roman" w:hAnsi="Times New Roman" w:cs="Times New Roman"/>
        </w:rPr>
        <w:t>. Animal Behaviour, 78:491-497.</w:t>
      </w:r>
    </w:p>
    <w:p w14:paraId="051EE97D" w14:textId="77777777" w:rsidR="008C021D" w:rsidRPr="00F21E6F" w:rsidRDefault="008C021D" w:rsidP="008C021D">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t>Fisher A. M., Price T. A. R. (2019). Density-dependent aggression, courtship, and sex ratio in a fishing spider. Arachnology 18:295-300.</w:t>
      </w:r>
    </w:p>
    <w:p w14:paraId="0DF01F47" w14:textId="77777777" w:rsidR="008C021D" w:rsidRDefault="008C021D" w:rsidP="008C021D">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Fox J., Weisberg S. (2019). An R Companion to Applied Regression, Third Edition. Thousand Oaks CA: Sage. URL: https://socialsciences.mcmaster.ca/jfox/Books/Companion/.</w:t>
      </w:r>
    </w:p>
    <w:p w14:paraId="4FECA97A" w14:textId="77777777" w:rsidR="008C021D" w:rsidRPr="00F21E6F" w:rsidRDefault="008C021D" w:rsidP="008C021D">
      <w:pPr>
        <w:spacing w:after="160" w:line="240" w:lineRule="auto"/>
        <w:ind w:firstLine="720"/>
        <w:jc w:val="both"/>
        <w:rPr>
          <w:rFonts w:ascii="Times New Roman" w:eastAsia="Times New Roman" w:hAnsi="Times New Roman" w:cs="Times New Roman"/>
        </w:rPr>
      </w:pPr>
      <w:proofErr w:type="spellStart"/>
      <w:r w:rsidRPr="00BA3685">
        <w:rPr>
          <w:rFonts w:ascii="Times New Roman" w:hAnsi="Times New Roman" w:cs="Times New Roman"/>
        </w:rPr>
        <w:t>Friard</w:t>
      </w:r>
      <w:proofErr w:type="spellEnd"/>
      <w:r w:rsidRPr="00BA3685">
        <w:rPr>
          <w:rFonts w:ascii="Times New Roman" w:hAnsi="Times New Roman" w:cs="Times New Roman"/>
        </w:rPr>
        <w:t xml:space="preserve"> O., </w:t>
      </w:r>
      <w:proofErr w:type="spellStart"/>
      <w:r w:rsidRPr="00BA3685">
        <w:rPr>
          <w:rFonts w:ascii="Times New Roman" w:hAnsi="Times New Roman" w:cs="Times New Roman"/>
        </w:rPr>
        <w:t>Gamba</w:t>
      </w:r>
      <w:proofErr w:type="spellEnd"/>
      <w:r w:rsidRPr="00BA3685">
        <w:rPr>
          <w:rFonts w:ascii="Times New Roman" w:hAnsi="Times New Roman" w:cs="Times New Roman"/>
        </w:rPr>
        <w:t xml:space="preserve"> M. (2016). BORIS: a free, versatile open-source event-logging software for video/audio coding and live observations. Methods in Ecology and Evolution, </w:t>
      </w:r>
      <w:r w:rsidRPr="00BA3685">
        <w:rPr>
          <w:rFonts w:ascii="Times New Roman" w:hAnsi="Times New Roman" w:cs="Times New Roman"/>
          <w:i/>
          <w:iCs/>
        </w:rPr>
        <w:t>7</w:t>
      </w:r>
      <w:r>
        <w:rPr>
          <w:rFonts w:ascii="Times New Roman" w:hAnsi="Times New Roman" w:cs="Times New Roman"/>
        </w:rPr>
        <w:t>:</w:t>
      </w:r>
      <w:r w:rsidRPr="00BA3685">
        <w:rPr>
          <w:rFonts w:ascii="Times New Roman" w:hAnsi="Times New Roman" w:cs="Times New Roman"/>
        </w:rPr>
        <w:t>1325–1330</w:t>
      </w:r>
      <w:r>
        <w:t>.</w:t>
      </w:r>
    </w:p>
    <w:p w14:paraId="452EA07C" w14:textId="77777777" w:rsidR="008C021D" w:rsidRPr="00F21E6F" w:rsidRDefault="008C021D" w:rsidP="008C021D">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lastRenderedPageBreak/>
        <w:tab/>
      </w:r>
      <w:proofErr w:type="spellStart"/>
      <w:r w:rsidRPr="00F21E6F">
        <w:rPr>
          <w:rFonts w:ascii="Times New Roman" w:eastAsia="Times New Roman" w:hAnsi="Times New Roman" w:cs="Times New Roman"/>
        </w:rPr>
        <w:t>Gaskett</w:t>
      </w:r>
      <w:proofErr w:type="spellEnd"/>
      <w:r w:rsidRPr="00F21E6F">
        <w:rPr>
          <w:rFonts w:ascii="Times New Roman" w:eastAsia="Times New Roman" w:hAnsi="Times New Roman" w:cs="Times New Roman"/>
        </w:rPr>
        <w:t xml:space="preserve"> A. C., </w:t>
      </w:r>
      <w:proofErr w:type="spellStart"/>
      <w:r w:rsidRPr="00F21E6F">
        <w:rPr>
          <w:rFonts w:ascii="Times New Roman" w:eastAsia="Times New Roman" w:hAnsi="Times New Roman" w:cs="Times New Roman"/>
        </w:rPr>
        <w:t>Herberstein</w:t>
      </w:r>
      <w:proofErr w:type="spellEnd"/>
      <w:r w:rsidRPr="00F21E6F">
        <w:rPr>
          <w:rFonts w:ascii="Times New Roman" w:eastAsia="Times New Roman" w:hAnsi="Times New Roman" w:cs="Times New Roman"/>
        </w:rPr>
        <w:t xml:space="preserve"> M. E., Downes B. J., Elgar M. A. (2004). Changes in male mate choice in a sexually cannibalistic orb-web spider (Araneae: Araneidae). Behaviour, 141:1197-1210.</w:t>
      </w:r>
    </w:p>
    <w:p w14:paraId="28CF95DB" w14:textId="77777777" w:rsidR="008C021D" w:rsidRPr="00F21E6F" w:rsidRDefault="008C021D" w:rsidP="008C021D">
      <w:pPr>
        <w:spacing w:after="160" w:line="240" w:lineRule="auto"/>
        <w:ind w:firstLine="720"/>
        <w:jc w:val="both"/>
        <w:rPr>
          <w:rFonts w:ascii="Times New Roman" w:eastAsia="Times New Roman" w:hAnsi="Times New Roman" w:cs="Times New Roman"/>
          <w:bCs/>
        </w:rPr>
      </w:pPr>
      <w:r w:rsidRPr="00F21E6F">
        <w:rPr>
          <w:rFonts w:ascii="Times New Roman" w:eastAsia="Times New Roman" w:hAnsi="Times New Roman" w:cs="Times New Roman"/>
          <w:bCs/>
        </w:rPr>
        <w:t>Gibson J. S., Uetz G. W. (2008). Seismic communication and mate choice in wolf spiders: components of male seismic signals and mating success. Animal Behaviour, 75:1253-1262.</w:t>
      </w:r>
    </w:p>
    <w:p w14:paraId="3EB4C01C" w14:textId="77777777" w:rsidR="008C021D" w:rsidRPr="00F21E6F" w:rsidRDefault="008C021D" w:rsidP="008C021D">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 xml:space="preserve">Girard M. B., Elias D. O., </w:t>
      </w:r>
      <w:proofErr w:type="spellStart"/>
      <w:r w:rsidRPr="00F21E6F">
        <w:rPr>
          <w:rFonts w:ascii="Times New Roman" w:eastAsia="Times New Roman" w:hAnsi="Times New Roman" w:cs="Times New Roman"/>
        </w:rPr>
        <w:t>Kasumovic</w:t>
      </w:r>
      <w:proofErr w:type="spellEnd"/>
      <w:r w:rsidRPr="00F21E6F">
        <w:rPr>
          <w:rFonts w:ascii="Times New Roman" w:eastAsia="Times New Roman" w:hAnsi="Times New Roman" w:cs="Times New Roman"/>
        </w:rPr>
        <w:t xml:space="preserve"> M. M. (2015). Female preference for multi-modal courtship: multiple signals are important for male mating success in peacock spiders. Proceedings Royal Society B, 282:20152222.</w:t>
      </w:r>
    </w:p>
    <w:p w14:paraId="373ACBF0" w14:textId="356A4B26" w:rsidR="008C021D" w:rsidRPr="00F21E6F" w:rsidRDefault="008C021D" w:rsidP="008C021D">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Green P. A., Pate</w:t>
      </w:r>
      <w:r w:rsidR="007C07F6">
        <w:rPr>
          <w:rFonts w:ascii="Times New Roman" w:eastAsia="Times New Roman" w:hAnsi="Times New Roman" w:cs="Times New Roman"/>
        </w:rPr>
        <w:t>k</w:t>
      </w:r>
      <w:r w:rsidRPr="00F21E6F">
        <w:rPr>
          <w:rFonts w:ascii="Times New Roman" w:eastAsia="Times New Roman" w:hAnsi="Times New Roman" w:cs="Times New Roman"/>
        </w:rPr>
        <w:t xml:space="preserve"> S. N. (2018). Mutual assessment during ritualized fighting in mantis shrimp (</w:t>
      </w:r>
      <w:proofErr w:type="spellStart"/>
      <w:r w:rsidRPr="00F21E6F">
        <w:rPr>
          <w:rFonts w:ascii="Times New Roman" w:eastAsia="Times New Roman" w:hAnsi="Times New Roman" w:cs="Times New Roman"/>
        </w:rPr>
        <w:t>Stomatopoda</w:t>
      </w:r>
      <w:proofErr w:type="spellEnd"/>
      <w:r w:rsidRPr="00F21E6F">
        <w:rPr>
          <w:rFonts w:ascii="Times New Roman" w:eastAsia="Times New Roman" w:hAnsi="Times New Roman" w:cs="Times New Roman"/>
        </w:rPr>
        <w:t>). Proceeding Royal Society B, 285:20172542.</w:t>
      </w:r>
    </w:p>
    <w:p w14:paraId="65AE80E4" w14:textId="77777777" w:rsidR="008C021D" w:rsidRPr="00F21E6F" w:rsidRDefault="008C021D" w:rsidP="008C021D">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
        </w:rPr>
        <w:tab/>
      </w:r>
      <w:r w:rsidRPr="00F21E6F">
        <w:rPr>
          <w:rFonts w:ascii="Times New Roman" w:eastAsia="Times New Roman" w:hAnsi="Times New Roman" w:cs="Times New Roman"/>
          <w:bCs/>
        </w:rPr>
        <w:t xml:space="preserve">Hoefler C. D., Persons M. H., </w:t>
      </w:r>
      <w:proofErr w:type="spellStart"/>
      <w:r w:rsidRPr="00F21E6F">
        <w:rPr>
          <w:rFonts w:ascii="Times New Roman" w:eastAsia="Times New Roman" w:hAnsi="Times New Roman" w:cs="Times New Roman"/>
          <w:bCs/>
        </w:rPr>
        <w:t>Rypstra</w:t>
      </w:r>
      <w:proofErr w:type="spellEnd"/>
      <w:r w:rsidRPr="00F21E6F">
        <w:rPr>
          <w:rFonts w:ascii="Times New Roman" w:eastAsia="Times New Roman" w:hAnsi="Times New Roman" w:cs="Times New Roman"/>
          <w:bCs/>
        </w:rPr>
        <w:t xml:space="preserve"> A. L. (2008). Evolutionarily costly courtship displays in a wolf spider: a test of viability indicator theory. </w:t>
      </w:r>
      <w:proofErr w:type="spellStart"/>
      <w:r w:rsidRPr="00F21E6F">
        <w:rPr>
          <w:rFonts w:ascii="Times New Roman" w:eastAsia="Times New Roman" w:hAnsi="Times New Roman" w:cs="Times New Roman"/>
          <w:bCs/>
        </w:rPr>
        <w:t>Behavioral</w:t>
      </w:r>
      <w:proofErr w:type="spellEnd"/>
      <w:r w:rsidRPr="00F21E6F">
        <w:rPr>
          <w:rFonts w:ascii="Times New Roman" w:eastAsia="Times New Roman" w:hAnsi="Times New Roman" w:cs="Times New Roman"/>
          <w:bCs/>
        </w:rPr>
        <w:t xml:space="preserve"> Ecology, 19:974-979.</w:t>
      </w:r>
    </w:p>
    <w:p w14:paraId="72938856" w14:textId="4F90C63B" w:rsidR="008C021D" w:rsidRPr="00F21E6F" w:rsidRDefault="008C021D" w:rsidP="008C021D">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t>Johnson J. C. (200</w:t>
      </w:r>
      <w:r w:rsidR="00435006">
        <w:rPr>
          <w:rFonts w:ascii="Times New Roman" w:eastAsia="Times New Roman" w:hAnsi="Times New Roman" w:cs="Times New Roman"/>
          <w:bCs/>
        </w:rPr>
        <w:t>1</w:t>
      </w:r>
      <w:r w:rsidRPr="00F21E6F">
        <w:rPr>
          <w:rFonts w:ascii="Times New Roman" w:eastAsia="Times New Roman" w:hAnsi="Times New Roman" w:cs="Times New Roman"/>
          <w:bCs/>
        </w:rPr>
        <w:t>). Sexual cannibalism in fishing spiders (</w:t>
      </w:r>
      <w:r w:rsidRPr="00F21E6F">
        <w:rPr>
          <w:rFonts w:ascii="Times New Roman" w:eastAsia="Times New Roman" w:hAnsi="Times New Roman" w:cs="Times New Roman"/>
          <w:bCs/>
          <w:i/>
          <w:iCs/>
        </w:rPr>
        <w:t>Dolomedes triton</w:t>
      </w:r>
      <w:r w:rsidRPr="00F21E6F">
        <w:rPr>
          <w:rFonts w:ascii="Times New Roman" w:eastAsia="Times New Roman" w:hAnsi="Times New Roman" w:cs="Times New Roman"/>
          <w:bCs/>
        </w:rPr>
        <w:t>): an evaluation of two explanations for female aggression towards potential mates. Animal Behaviour, 61:905-914.</w:t>
      </w:r>
    </w:p>
    <w:p w14:paraId="20E23F75" w14:textId="77777777" w:rsidR="008C021D" w:rsidRPr="00F21E6F" w:rsidRDefault="008C021D" w:rsidP="008C021D">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Johnson J. C., Sih A. (2005). Precopulatory sexual cannibalism in fishing spiders (</w:t>
      </w:r>
      <w:r w:rsidRPr="00F21E6F">
        <w:rPr>
          <w:rFonts w:ascii="Times New Roman" w:eastAsia="Times New Roman" w:hAnsi="Times New Roman" w:cs="Times New Roman"/>
          <w:i/>
        </w:rPr>
        <w:t>Dolomedes triton</w:t>
      </w:r>
      <w:r w:rsidRPr="00F21E6F">
        <w:rPr>
          <w:rFonts w:ascii="Times New Roman" w:eastAsia="Times New Roman" w:hAnsi="Times New Roman" w:cs="Times New Roman"/>
        </w:rPr>
        <w:t xml:space="preserve">): a role for </w:t>
      </w:r>
      <w:proofErr w:type="spellStart"/>
      <w:r w:rsidRPr="00F21E6F">
        <w:rPr>
          <w:rFonts w:ascii="Times New Roman" w:eastAsia="Times New Roman" w:hAnsi="Times New Roman" w:cs="Times New Roman"/>
        </w:rPr>
        <w:t>behavioral</w:t>
      </w:r>
      <w:proofErr w:type="spellEnd"/>
      <w:r w:rsidRPr="00F21E6F">
        <w:rPr>
          <w:rFonts w:ascii="Times New Roman" w:eastAsia="Times New Roman" w:hAnsi="Times New Roman" w:cs="Times New Roman"/>
        </w:rPr>
        <w:t xml:space="preserve"> syndromes. </w:t>
      </w:r>
      <w:proofErr w:type="spellStart"/>
      <w:r w:rsidRPr="00F21E6F">
        <w:rPr>
          <w:rFonts w:ascii="Times New Roman" w:eastAsia="Times New Roman" w:hAnsi="Times New Roman" w:cs="Times New Roman"/>
        </w:rPr>
        <w:t>Behavioral</w:t>
      </w:r>
      <w:proofErr w:type="spellEnd"/>
      <w:r w:rsidRPr="00F21E6F">
        <w:rPr>
          <w:rFonts w:ascii="Times New Roman" w:eastAsia="Times New Roman" w:hAnsi="Times New Roman" w:cs="Times New Roman"/>
        </w:rPr>
        <w:t xml:space="preserve"> Ecology &amp; Sociobiology, 58:390-396.</w:t>
      </w:r>
    </w:p>
    <w:p w14:paraId="22A93ADB" w14:textId="77777777" w:rsidR="008C021D" w:rsidRPr="00F21E6F" w:rsidRDefault="008C021D" w:rsidP="008C021D">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r>
      <w:proofErr w:type="spellStart"/>
      <w:r w:rsidRPr="00F21E6F">
        <w:rPr>
          <w:rFonts w:ascii="Times New Roman" w:eastAsia="Times New Roman" w:hAnsi="Times New Roman" w:cs="Times New Roman"/>
          <w:bCs/>
        </w:rPr>
        <w:t>Kaston</w:t>
      </w:r>
      <w:proofErr w:type="spellEnd"/>
      <w:r w:rsidRPr="00F21E6F">
        <w:rPr>
          <w:rFonts w:ascii="Times New Roman" w:eastAsia="Times New Roman" w:hAnsi="Times New Roman" w:cs="Times New Roman"/>
          <w:bCs/>
        </w:rPr>
        <w:t xml:space="preserve"> B. J. (1936). The senses involved in the courtship of some vagabond spiders. </w:t>
      </w:r>
      <w:proofErr w:type="spellStart"/>
      <w:r w:rsidRPr="00F21E6F">
        <w:rPr>
          <w:rFonts w:ascii="Times New Roman" w:eastAsia="Times New Roman" w:hAnsi="Times New Roman" w:cs="Times New Roman"/>
          <w:bCs/>
        </w:rPr>
        <w:t>Entomologica</w:t>
      </w:r>
      <w:proofErr w:type="spellEnd"/>
      <w:r w:rsidRPr="00F21E6F">
        <w:rPr>
          <w:rFonts w:ascii="Times New Roman" w:eastAsia="Times New Roman" w:hAnsi="Times New Roman" w:cs="Times New Roman"/>
          <w:bCs/>
        </w:rPr>
        <w:t xml:space="preserve"> Americana, 16:97-167.</w:t>
      </w:r>
    </w:p>
    <w:p w14:paraId="5143A4BF" w14:textId="77777777" w:rsidR="008C021D" w:rsidRPr="00F21E6F" w:rsidRDefault="008C021D" w:rsidP="008C021D">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bCs/>
        </w:rPr>
        <w:tab/>
      </w:r>
      <w:proofErr w:type="spellStart"/>
      <w:r w:rsidRPr="00F21E6F">
        <w:rPr>
          <w:rFonts w:ascii="Times New Roman" w:eastAsia="Times New Roman" w:hAnsi="Times New Roman" w:cs="Times New Roman"/>
        </w:rPr>
        <w:t>Knoflach</w:t>
      </w:r>
      <w:proofErr w:type="spellEnd"/>
      <w:r w:rsidRPr="00F21E6F">
        <w:rPr>
          <w:rFonts w:ascii="Times New Roman" w:eastAsia="Times New Roman" w:hAnsi="Times New Roman" w:cs="Times New Roman"/>
        </w:rPr>
        <w:t xml:space="preserve"> B., Van </w:t>
      </w:r>
      <w:proofErr w:type="spellStart"/>
      <w:r w:rsidRPr="00F21E6F">
        <w:rPr>
          <w:rFonts w:ascii="Times New Roman" w:eastAsia="Times New Roman" w:hAnsi="Times New Roman" w:cs="Times New Roman"/>
        </w:rPr>
        <w:t>Harten</w:t>
      </w:r>
      <w:proofErr w:type="spellEnd"/>
      <w:r w:rsidRPr="00F21E6F">
        <w:rPr>
          <w:rFonts w:ascii="Times New Roman" w:eastAsia="Times New Roman" w:hAnsi="Times New Roman" w:cs="Times New Roman"/>
        </w:rPr>
        <w:t xml:space="preserve"> A. (2010). </w:t>
      </w:r>
      <w:proofErr w:type="spellStart"/>
      <w:r w:rsidRPr="00F21E6F">
        <w:rPr>
          <w:rFonts w:ascii="Times New Roman" w:eastAsia="Times New Roman" w:hAnsi="Times New Roman" w:cs="Times New Roman"/>
        </w:rPr>
        <w:t>Palpal</w:t>
      </w:r>
      <w:proofErr w:type="spellEnd"/>
      <w:r w:rsidRPr="00F21E6F">
        <w:rPr>
          <w:rFonts w:ascii="Times New Roman" w:eastAsia="Times New Roman" w:hAnsi="Times New Roman" w:cs="Times New Roman"/>
        </w:rPr>
        <w:t xml:space="preserve"> loss, single palp copulation and obligatory mate consumption in </w:t>
      </w:r>
      <w:proofErr w:type="spellStart"/>
      <w:r w:rsidRPr="00F21E6F">
        <w:rPr>
          <w:rFonts w:ascii="Times New Roman" w:eastAsia="Times New Roman" w:hAnsi="Times New Roman" w:cs="Times New Roman"/>
          <w:i/>
        </w:rPr>
        <w:t>Tidarren</w:t>
      </w:r>
      <w:proofErr w:type="spellEnd"/>
      <w:r w:rsidRPr="00F21E6F">
        <w:rPr>
          <w:rFonts w:ascii="Times New Roman" w:eastAsia="Times New Roman" w:hAnsi="Times New Roman" w:cs="Times New Roman"/>
          <w:i/>
        </w:rPr>
        <w:t xml:space="preserve"> </w:t>
      </w:r>
      <w:proofErr w:type="spellStart"/>
      <w:r w:rsidRPr="00F21E6F">
        <w:rPr>
          <w:rFonts w:ascii="Times New Roman" w:eastAsia="Times New Roman" w:hAnsi="Times New Roman" w:cs="Times New Roman"/>
          <w:i/>
        </w:rPr>
        <w:t>cuneolatum</w:t>
      </w:r>
      <w:proofErr w:type="spellEnd"/>
      <w:r w:rsidRPr="00F21E6F">
        <w:rPr>
          <w:rFonts w:ascii="Times New Roman" w:eastAsia="Times New Roman" w:hAnsi="Times New Roman" w:cs="Times New Roman"/>
          <w:i/>
        </w:rPr>
        <w:t xml:space="preserve"> </w:t>
      </w:r>
      <w:r w:rsidRPr="00F21E6F">
        <w:rPr>
          <w:rFonts w:ascii="Times New Roman" w:eastAsia="Times New Roman" w:hAnsi="Times New Roman" w:cs="Times New Roman"/>
        </w:rPr>
        <w:t xml:space="preserve">(Tullgren, 1910) (Araneae, Theridiidae). Journal of Natural History, 34:8, 1639-1659. </w:t>
      </w:r>
    </w:p>
    <w:p w14:paraId="2B140E47" w14:textId="77777777" w:rsidR="008C021D" w:rsidRPr="00F21E6F" w:rsidRDefault="008C021D" w:rsidP="008C021D">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r>
      <w:proofErr w:type="spellStart"/>
      <w:r w:rsidRPr="00F21E6F">
        <w:rPr>
          <w:rFonts w:ascii="Times New Roman" w:eastAsia="Times New Roman" w:hAnsi="Times New Roman" w:cs="Times New Roman"/>
          <w:bCs/>
        </w:rPr>
        <w:t>Maklakov</w:t>
      </w:r>
      <w:proofErr w:type="spellEnd"/>
      <w:r w:rsidRPr="00F21E6F">
        <w:rPr>
          <w:rFonts w:ascii="Times New Roman" w:eastAsia="Times New Roman" w:hAnsi="Times New Roman" w:cs="Times New Roman"/>
          <w:bCs/>
        </w:rPr>
        <w:t xml:space="preserve"> A. A., Bilde T., Lubin Y. (2003). Vibratory courtship in a web-building spider: signalling quality or stimulating the female? Animal Behaviour, 66:623-630.</w:t>
      </w:r>
    </w:p>
    <w:p w14:paraId="3B7479EF" w14:textId="77777777" w:rsidR="008C021D" w:rsidRPr="00F21E6F" w:rsidRDefault="008C021D" w:rsidP="008C021D">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bCs/>
        </w:rPr>
        <w:tab/>
      </w:r>
      <w:r w:rsidRPr="00F21E6F">
        <w:rPr>
          <w:rFonts w:ascii="Times New Roman" w:eastAsia="Times New Roman" w:hAnsi="Times New Roman" w:cs="Times New Roman"/>
        </w:rPr>
        <w:t>Moya-</w:t>
      </w:r>
      <w:proofErr w:type="spellStart"/>
      <w:r w:rsidRPr="00F21E6F">
        <w:rPr>
          <w:rFonts w:ascii="Times New Roman" w:eastAsia="Times New Roman" w:hAnsi="Times New Roman" w:cs="Times New Roman"/>
        </w:rPr>
        <w:t>Laraño</w:t>
      </w:r>
      <w:proofErr w:type="spellEnd"/>
      <w:r w:rsidRPr="00F21E6F">
        <w:rPr>
          <w:rFonts w:ascii="Times New Roman" w:eastAsia="Times New Roman" w:hAnsi="Times New Roman" w:cs="Times New Roman"/>
        </w:rPr>
        <w:t xml:space="preserve"> J., Pascual J., Wise D. H. (2004). Approach Strategy by which Male Mediterranean Tarantulas Adjust to the </w:t>
      </w:r>
      <w:proofErr w:type="spellStart"/>
      <w:r w:rsidRPr="00F21E6F">
        <w:rPr>
          <w:rFonts w:ascii="Times New Roman" w:eastAsia="Times New Roman" w:hAnsi="Times New Roman" w:cs="Times New Roman"/>
        </w:rPr>
        <w:t>Cannibalist</w:t>
      </w:r>
      <w:proofErr w:type="spellEnd"/>
      <w:r w:rsidRPr="00F21E6F">
        <w:rPr>
          <w:rFonts w:ascii="Times New Roman" w:eastAsia="Times New Roman" w:hAnsi="Times New Roman" w:cs="Times New Roman"/>
        </w:rPr>
        <w:t xml:space="preserve"> Behaviour of Females. Ethology 110:717-724.</w:t>
      </w:r>
    </w:p>
    <w:p w14:paraId="7E768BE1" w14:textId="77777777" w:rsidR="008C021D" w:rsidRPr="00F21E6F" w:rsidRDefault="008C021D" w:rsidP="008C021D">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rPr>
        <w:tab/>
        <w:t xml:space="preserve">Nakano R., </w:t>
      </w:r>
      <w:proofErr w:type="spellStart"/>
      <w:r w:rsidRPr="00F21E6F">
        <w:rPr>
          <w:rFonts w:ascii="Times New Roman" w:eastAsia="Times New Roman" w:hAnsi="Times New Roman" w:cs="Times New Roman"/>
        </w:rPr>
        <w:t>Takanashi</w:t>
      </w:r>
      <w:proofErr w:type="spellEnd"/>
      <w:r w:rsidRPr="00F21E6F">
        <w:rPr>
          <w:rFonts w:ascii="Times New Roman" w:eastAsia="Times New Roman" w:hAnsi="Times New Roman" w:cs="Times New Roman"/>
        </w:rPr>
        <w:t xml:space="preserve"> T., </w:t>
      </w:r>
      <w:proofErr w:type="spellStart"/>
      <w:r w:rsidRPr="00F21E6F">
        <w:rPr>
          <w:rFonts w:ascii="Times New Roman" w:eastAsia="Times New Roman" w:hAnsi="Times New Roman" w:cs="Times New Roman"/>
        </w:rPr>
        <w:t>Surlykke</w:t>
      </w:r>
      <w:proofErr w:type="spellEnd"/>
      <w:r w:rsidRPr="00F21E6F">
        <w:rPr>
          <w:rFonts w:ascii="Times New Roman" w:eastAsia="Times New Roman" w:hAnsi="Times New Roman" w:cs="Times New Roman"/>
        </w:rPr>
        <w:t xml:space="preserve"> A. (2015). Moth hearing and sound communication. Journal of Comparative Physiology A, 201:111-121.</w:t>
      </w:r>
    </w:p>
    <w:p w14:paraId="24E13093" w14:textId="77777777" w:rsidR="008C021D" w:rsidRPr="00F21E6F" w:rsidRDefault="008C021D" w:rsidP="008C021D">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t>Parker G. A., Ball M. A., Stockley P., Gage M. (1996). Sperm competition games: individual assessment of sperm competition intensity by group spawners. Proceedings of the Royal Society B, 263:1291-1297.</w:t>
      </w:r>
    </w:p>
    <w:p w14:paraId="6E11385D" w14:textId="77777777" w:rsidR="008C021D" w:rsidRPr="00F21E6F" w:rsidRDefault="008C021D" w:rsidP="008C021D">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bCs/>
        </w:rPr>
        <w:tab/>
      </w:r>
      <w:r w:rsidRPr="00F21E6F">
        <w:rPr>
          <w:rFonts w:ascii="Times New Roman" w:eastAsia="Times New Roman" w:hAnsi="Times New Roman" w:cs="Times New Roman"/>
        </w:rPr>
        <w:t>Persons M. H., Uetz G. W. (2005). Sexual cannibalism and mate choice decisions in wolf spiders: influence of male size and secondary sexual characters. Animal Behaviour, 69:83-94.</w:t>
      </w:r>
    </w:p>
    <w:p w14:paraId="25AC3422" w14:textId="77777777" w:rsidR="008C021D" w:rsidRPr="00F21E6F" w:rsidRDefault="008C021D" w:rsidP="008C021D">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rPr>
        <w:tab/>
        <w:t xml:space="preserve">Prokop P., </w:t>
      </w:r>
      <w:proofErr w:type="spellStart"/>
      <w:r w:rsidRPr="00F21E6F">
        <w:rPr>
          <w:rFonts w:ascii="Times New Roman" w:eastAsia="Times New Roman" w:hAnsi="Times New Roman" w:cs="Times New Roman"/>
        </w:rPr>
        <w:t>Okrouhlík</w:t>
      </w:r>
      <w:proofErr w:type="spellEnd"/>
      <w:r w:rsidRPr="00F21E6F">
        <w:rPr>
          <w:rFonts w:ascii="Times New Roman" w:eastAsia="Times New Roman" w:hAnsi="Times New Roman" w:cs="Times New Roman"/>
        </w:rPr>
        <w:t xml:space="preserve"> J. (2021). Metabolic cost of holding nuptial food gifts for male spiders. Ecological Entomology, 46:684-690.</w:t>
      </w:r>
    </w:p>
    <w:p w14:paraId="5A58C900" w14:textId="77777777" w:rsidR="008C021D" w:rsidRDefault="008C021D" w:rsidP="008C021D">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 xml:space="preserve">Quigley D., </w:t>
      </w:r>
      <w:proofErr w:type="spellStart"/>
      <w:r w:rsidRPr="00F21E6F">
        <w:rPr>
          <w:rFonts w:ascii="Times New Roman" w:eastAsia="Times New Roman" w:hAnsi="Times New Roman" w:cs="Times New Roman"/>
        </w:rPr>
        <w:t>Fusani</w:t>
      </w:r>
      <w:proofErr w:type="spellEnd"/>
      <w:r w:rsidRPr="00F21E6F">
        <w:rPr>
          <w:rFonts w:ascii="Times New Roman" w:eastAsia="Times New Roman" w:hAnsi="Times New Roman" w:cs="Times New Roman"/>
        </w:rPr>
        <w:t xml:space="preserve"> L. (2018). Courtship and Mating. In Skinner M. L. (2018) </w:t>
      </w:r>
      <w:proofErr w:type="spellStart"/>
      <w:r w:rsidRPr="00F21E6F">
        <w:rPr>
          <w:rFonts w:ascii="Times New Roman" w:eastAsia="Times New Roman" w:hAnsi="Times New Roman" w:cs="Times New Roman"/>
        </w:rPr>
        <w:t>Encyclopedia</w:t>
      </w:r>
      <w:proofErr w:type="spellEnd"/>
      <w:r w:rsidRPr="00F21E6F">
        <w:rPr>
          <w:rFonts w:ascii="Times New Roman" w:eastAsia="Times New Roman" w:hAnsi="Times New Roman" w:cs="Times New Roman"/>
        </w:rPr>
        <w:t xml:space="preserve"> of Reproduction (Second Edition), 6:67-71. </w:t>
      </w:r>
    </w:p>
    <w:p w14:paraId="1B23FE3D" w14:textId="77777777" w:rsidR="008C021D" w:rsidRDefault="008C021D" w:rsidP="008C021D">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 xml:space="preserve">R Core Team (2022). R: A language and environment for statistical computing. R Foundation for Statistical Computing. Vienna, Austria. URL: </w:t>
      </w:r>
      <w:r w:rsidRPr="006A63D6">
        <w:rPr>
          <w:rFonts w:ascii="Times New Roman" w:eastAsia="Times New Roman" w:hAnsi="Times New Roman" w:cs="Times New Roman"/>
        </w:rPr>
        <w:t>https://www.R-project.org/</w:t>
      </w:r>
      <w:r>
        <w:rPr>
          <w:rFonts w:ascii="Times New Roman" w:eastAsia="Times New Roman" w:hAnsi="Times New Roman" w:cs="Times New Roman"/>
        </w:rPr>
        <w:t>.</w:t>
      </w:r>
    </w:p>
    <w:p w14:paraId="4EDD1997" w14:textId="77777777" w:rsidR="008C021D" w:rsidRPr="00F21E6F" w:rsidRDefault="008C021D" w:rsidP="008C021D">
      <w:pPr>
        <w:spacing w:after="160" w:line="240" w:lineRule="auto"/>
        <w:ind w:firstLine="720"/>
        <w:jc w:val="both"/>
        <w:rPr>
          <w:rFonts w:ascii="Times New Roman" w:eastAsia="Times New Roman" w:hAnsi="Times New Roman" w:cs="Times New Roman"/>
          <w:bCs/>
        </w:rPr>
      </w:pPr>
      <w:proofErr w:type="spellStart"/>
      <w:r w:rsidRPr="00F21E6F">
        <w:rPr>
          <w:rFonts w:ascii="Times New Roman" w:eastAsia="Times New Roman" w:hAnsi="Times New Roman" w:cs="Times New Roman"/>
          <w:bCs/>
        </w:rPr>
        <w:t>Riechert</w:t>
      </w:r>
      <w:proofErr w:type="spellEnd"/>
      <w:r w:rsidRPr="00F21E6F">
        <w:rPr>
          <w:rFonts w:ascii="Times New Roman" w:eastAsia="Times New Roman" w:hAnsi="Times New Roman" w:cs="Times New Roman"/>
          <w:bCs/>
        </w:rPr>
        <w:t xml:space="preserve"> S. E., Singer F. D. (1995). Investigation of potential male mate choice in a monogamous spider. Animal Behaviour, 49:715-723.</w:t>
      </w:r>
    </w:p>
    <w:p w14:paraId="132B8EE0" w14:textId="77777777" w:rsidR="008C021D" w:rsidRPr="00F21E6F" w:rsidRDefault="008C021D" w:rsidP="008C021D">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t xml:space="preserve">Roland C., </w:t>
      </w:r>
      <w:proofErr w:type="spellStart"/>
      <w:r w:rsidRPr="00F21E6F">
        <w:rPr>
          <w:rFonts w:ascii="Times New Roman" w:eastAsia="Times New Roman" w:hAnsi="Times New Roman" w:cs="Times New Roman"/>
          <w:bCs/>
        </w:rPr>
        <w:t>Rovner</w:t>
      </w:r>
      <w:proofErr w:type="spellEnd"/>
      <w:r w:rsidRPr="00F21E6F">
        <w:rPr>
          <w:rFonts w:ascii="Times New Roman" w:eastAsia="Times New Roman" w:hAnsi="Times New Roman" w:cs="Times New Roman"/>
          <w:bCs/>
        </w:rPr>
        <w:t xml:space="preserve"> J. S. (1983). Chemical and vibratory communication in the aquatic Pisaurid spider </w:t>
      </w:r>
      <w:r w:rsidRPr="00F21E6F">
        <w:rPr>
          <w:rFonts w:ascii="Times New Roman" w:eastAsia="Times New Roman" w:hAnsi="Times New Roman" w:cs="Times New Roman"/>
          <w:bCs/>
          <w:i/>
          <w:iCs/>
        </w:rPr>
        <w:t>Dolomedes triton</w:t>
      </w:r>
      <w:r w:rsidRPr="00F21E6F">
        <w:rPr>
          <w:rFonts w:ascii="Times New Roman" w:eastAsia="Times New Roman" w:hAnsi="Times New Roman" w:cs="Times New Roman"/>
          <w:bCs/>
        </w:rPr>
        <w:t>. Journal of Arachnology, 11:77-85.</w:t>
      </w:r>
    </w:p>
    <w:p w14:paraId="0914D2C3" w14:textId="77777777" w:rsidR="008C021D" w:rsidRPr="00F21E6F" w:rsidRDefault="008C021D" w:rsidP="008C021D">
      <w:pPr>
        <w:spacing w:after="160" w:line="240" w:lineRule="auto"/>
        <w:ind w:firstLine="720"/>
        <w:jc w:val="both"/>
        <w:rPr>
          <w:rFonts w:ascii="Times New Roman" w:eastAsia="Times New Roman" w:hAnsi="Times New Roman" w:cs="Times New Roman"/>
        </w:rPr>
      </w:pPr>
      <w:proofErr w:type="spellStart"/>
      <w:r w:rsidRPr="00F21E6F">
        <w:rPr>
          <w:rFonts w:ascii="Times New Roman" w:eastAsia="Times New Roman" w:hAnsi="Times New Roman" w:cs="Times New Roman"/>
        </w:rPr>
        <w:lastRenderedPageBreak/>
        <w:t>Rometsch</w:t>
      </w:r>
      <w:proofErr w:type="spellEnd"/>
      <w:r w:rsidRPr="00F21E6F">
        <w:rPr>
          <w:rFonts w:ascii="Times New Roman" w:eastAsia="Times New Roman" w:hAnsi="Times New Roman" w:cs="Times New Roman"/>
        </w:rPr>
        <w:t xml:space="preserve"> S. J., Torres-Dowdall J., Machado-</w:t>
      </w:r>
      <w:proofErr w:type="spellStart"/>
      <w:r w:rsidRPr="00F21E6F">
        <w:rPr>
          <w:rFonts w:ascii="Times New Roman" w:eastAsia="Times New Roman" w:hAnsi="Times New Roman" w:cs="Times New Roman"/>
        </w:rPr>
        <w:t>Schiaffino</w:t>
      </w:r>
      <w:proofErr w:type="spellEnd"/>
      <w:r w:rsidRPr="00F21E6F">
        <w:rPr>
          <w:rFonts w:ascii="Times New Roman" w:eastAsia="Times New Roman" w:hAnsi="Times New Roman" w:cs="Times New Roman"/>
        </w:rPr>
        <w:t xml:space="preserve"> G., </w:t>
      </w:r>
      <w:proofErr w:type="spellStart"/>
      <w:r w:rsidRPr="00F21E6F">
        <w:rPr>
          <w:rFonts w:ascii="Times New Roman" w:eastAsia="Times New Roman" w:hAnsi="Times New Roman" w:cs="Times New Roman"/>
        </w:rPr>
        <w:t>Karagic</w:t>
      </w:r>
      <w:proofErr w:type="spellEnd"/>
      <w:r w:rsidRPr="00F21E6F">
        <w:rPr>
          <w:rFonts w:ascii="Times New Roman" w:eastAsia="Times New Roman" w:hAnsi="Times New Roman" w:cs="Times New Roman"/>
        </w:rPr>
        <w:t xml:space="preserve"> N., Meyer A. (2021). Dual function and associated costs of a highly exaggerated trait in a cichlid fish. Ecology and Evolution, 11:17496-17508.</w:t>
      </w:r>
    </w:p>
    <w:p w14:paraId="7EE63CD5" w14:textId="77777777" w:rsidR="008C021D" w:rsidRDefault="008C021D" w:rsidP="008C021D">
      <w:pPr>
        <w:spacing w:after="160" w:line="240" w:lineRule="auto"/>
        <w:ind w:firstLine="720"/>
        <w:jc w:val="both"/>
        <w:rPr>
          <w:rFonts w:ascii="Times New Roman" w:eastAsia="Times New Roman" w:hAnsi="Times New Roman" w:cs="Times New Roman"/>
        </w:rPr>
      </w:pPr>
      <w:proofErr w:type="spellStart"/>
      <w:r w:rsidRPr="00F21E6F">
        <w:rPr>
          <w:rFonts w:ascii="Times New Roman" w:eastAsia="Times New Roman" w:hAnsi="Times New Roman" w:cs="Times New Roman"/>
        </w:rPr>
        <w:t>Ronco</w:t>
      </w:r>
      <w:proofErr w:type="spellEnd"/>
      <w:r w:rsidRPr="00F21E6F">
        <w:rPr>
          <w:rFonts w:ascii="Times New Roman" w:eastAsia="Times New Roman" w:hAnsi="Times New Roman" w:cs="Times New Roman"/>
        </w:rPr>
        <w:t xml:space="preserve"> F., </w:t>
      </w:r>
      <w:proofErr w:type="spellStart"/>
      <w:r w:rsidRPr="00F21E6F">
        <w:rPr>
          <w:rFonts w:ascii="Times New Roman" w:eastAsia="Times New Roman" w:hAnsi="Times New Roman" w:cs="Times New Roman"/>
        </w:rPr>
        <w:t>Roesti</w:t>
      </w:r>
      <w:proofErr w:type="spellEnd"/>
      <w:r w:rsidRPr="00F21E6F">
        <w:rPr>
          <w:rFonts w:ascii="Times New Roman" w:eastAsia="Times New Roman" w:hAnsi="Times New Roman" w:cs="Times New Roman"/>
        </w:rPr>
        <w:t xml:space="preserve"> M., </w:t>
      </w:r>
      <w:proofErr w:type="spellStart"/>
      <w:r w:rsidRPr="00F21E6F">
        <w:rPr>
          <w:rFonts w:ascii="Times New Roman" w:eastAsia="Times New Roman" w:hAnsi="Times New Roman" w:cs="Times New Roman"/>
        </w:rPr>
        <w:t>Salzburger</w:t>
      </w:r>
      <w:proofErr w:type="spellEnd"/>
      <w:r w:rsidRPr="00F21E6F">
        <w:rPr>
          <w:rFonts w:ascii="Times New Roman" w:eastAsia="Times New Roman" w:hAnsi="Times New Roman" w:cs="Times New Roman"/>
        </w:rPr>
        <w:t xml:space="preserve"> W. (2019). A functional trade-off between trophic adaptation and parental care predicts sexual dimorphism in cichlid fish. Proceedings Royal Society B, 286:20191050.</w:t>
      </w:r>
    </w:p>
    <w:p w14:paraId="01F3A4C8" w14:textId="1390D1C0" w:rsidR="00493AC6" w:rsidRDefault="00493AC6" w:rsidP="008C021D">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Rothstein S. M., Bell W. D. (1981). A jackknife test of homogeneity of variance with paired replicates data. Psychometrika, 46:1</w:t>
      </w:r>
      <w:r>
        <w:rPr>
          <w:rFonts w:ascii="Times New Roman" w:eastAsia="Times New Roman" w:hAnsi="Times New Roman" w:cs="Times New Roman"/>
        </w:rPr>
        <w:t>.</w:t>
      </w:r>
    </w:p>
    <w:p w14:paraId="7BCAE5DB" w14:textId="77777777" w:rsidR="00493AC6" w:rsidRPr="00F21E6F" w:rsidRDefault="00493AC6" w:rsidP="00493AC6">
      <w:pPr>
        <w:spacing w:after="160" w:line="240" w:lineRule="auto"/>
        <w:ind w:firstLine="720"/>
        <w:jc w:val="both"/>
        <w:rPr>
          <w:rFonts w:ascii="Times New Roman" w:eastAsia="Times New Roman" w:hAnsi="Times New Roman" w:cs="Times New Roman"/>
          <w:bCs/>
        </w:rPr>
      </w:pPr>
      <w:proofErr w:type="spellStart"/>
      <w:r w:rsidRPr="00F21E6F">
        <w:rPr>
          <w:rFonts w:ascii="Times New Roman" w:eastAsia="Times New Roman" w:hAnsi="Times New Roman" w:cs="Times New Roman"/>
          <w:bCs/>
        </w:rPr>
        <w:t>Rypstra</w:t>
      </w:r>
      <w:proofErr w:type="spellEnd"/>
      <w:r w:rsidRPr="00F21E6F">
        <w:rPr>
          <w:rFonts w:ascii="Times New Roman" w:eastAsia="Times New Roman" w:hAnsi="Times New Roman" w:cs="Times New Roman"/>
          <w:bCs/>
        </w:rPr>
        <w:t xml:space="preserve"> A. L, </w:t>
      </w:r>
      <w:proofErr w:type="spellStart"/>
      <w:r w:rsidRPr="00F21E6F">
        <w:rPr>
          <w:rFonts w:ascii="Times New Roman" w:eastAsia="Times New Roman" w:hAnsi="Times New Roman" w:cs="Times New Roman"/>
          <w:bCs/>
        </w:rPr>
        <w:t>Wieg</w:t>
      </w:r>
      <w:proofErr w:type="spellEnd"/>
      <w:r w:rsidRPr="00F21E6F">
        <w:rPr>
          <w:rFonts w:ascii="Times New Roman" w:eastAsia="Times New Roman" w:hAnsi="Times New Roman" w:cs="Times New Roman"/>
          <w:bCs/>
        </w:rPr>
        <w:t xml:space="preserve"> C., Walker S. E., Persons M. H. (2003). Mutual Mate Assessment in Wolf Spiders: Differences in the Cues Used by Males and Females. Ethology, 109:315-325.</w:t>
      </w:r>
    </w:p>
    <w:p w14:paraId="31E0F43A" w14:textId="77777777" w:rsidR="00493AC6" w:rsidRPr="00F21E6F" w:rsidRDefault="00493AC6" w:rsidP="00493AC6">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 xml:space="preserve">Schneider J. M., Elgar M. A. (2001). Sexual cannibalism and sperm competition in the golden orb-web spider </w:t>
      </w:r>
      <w:r w:rsidRPr="00F21E6F">
        <w:rPr>
          <w:rFonts w:ascii="Times New Roman" w:eastAsia="Times New Roman" w:hAnsi="Times New Roman" w:cs="Times New Roman"/>
          <w:i/>
        </w:rPr>
        <w:t xml:space="preserve">Nephila </w:t>
      </w:r>
      <w:proofErr w:type="spellStart"/>
      <w:r w:rsidRPr="00F21E6F">
        <w:rPr>
          <w:rFonts w:ascii="Times New Roman" w:eastAsia="Times New Roman" w:hAnsi="Times New Roman" w:cs="Times New Roman"/>
          <w:i/>
        </w:rPr>
        <w:t>plumipes</w:t>
      </w:r>
      <w:proofErr w:type="spellEnd"/>
      <w:r w:rsidRPr="00F21E6F">
        <w:rPr>
          <w:rFonts w:ascii="Times New Roman" w:eastAsia="Times New Roman" w:hAnsi="Times New Roman" w:cs="Times New Roman"/>
        </w:rPr>
        <w:t xml:space="preserve"> (</w:t>
      </w:r>
      <w:proofErr w:type="spellStart"/>
      <w:r w:rsidRPr="00F21E6F">
        <w:rPr>
          <w:rFonts w:ascii="Times New Roman" w:eastAsia="Times New Roman" w:hAnsi="Times New Roman" w:cs="Times New Roman"/>
        </w:rPr>
        <w:t>Araneoidea</w:t>
      </w:r>
      <w:proofErr w:type="spellEnd"/>
      <w:r w:rsidRPr="00F21E6F">
        <w:rPr>
          <w:rFonts w:ascii="Times New Roman" w:eastAsia="Times New Roman" w:hAnsi="Times New Roman" w:cs="Times New Roman"/>
        </w:rPr>
        <w:t xml:space="preserve">): female and male perspectives. </w:t>
      </w:r>
      <w:proofErr w:type="spellStart"/>
      <w:r w:rsidRPr="00F21E6F">
        <w:rPr>
          <w:rFonts w:ascii="Times New Roman" w:eastAsia="Times New Roman" w:hAnsi="Times New Roman" w:cs="Times New Roman"/>
        </w:rPr>
        <w:t>Behavioral</w:t>
      </w:r>
      <w:proofErr w:type="spellEnd"/>
      <w:r w:rsidRPr="00F21E6F">
        <w:rPr>
          <w:rFonts w:ascii="Times New Roman" w:eastAsia="Times New Roman" w:hAnsi="Times New Roman" w:cs="Times New Roman"/>
        </w:rPr>
        <w:t xml:space="preserve"> Ecology, 12:547-552.</w:t>
      </w:r>
    </w:p>
    <w:p w14:paraId="1E061DAE" w14:textId="77777777" w:rsidR="00493AC6" w:rsidRPr="00F21E6F" w:rsidRDefault="00493AC6" w:rsidP="00493AC6">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t xml:space="preserve">Schneider J. M., </w:t>
      </w:r>
      <w:proofErr w:type="spellStart"/>
      <w:r w:rsidRPr="00F21E6F">
        <w:rPr>
          <w:rFonts w:ascii="Times New Roman" w:eastAsia="Times New Roman" w:hAnsi="Times New Roman" w:cs="Times New Roman"/>
          <w:bCs/>
        </w:rPr>
        <w:t>Lucass</w:t>
      </w:r>
      <w:proofErr w:type="spellEnd"/>
      <w:r w:rsidRPr="00F21E6F">
        <w:rPr>
          <w:rFonts w:ascii="Times New Roman" w:eastAsia="Times New Roman" w:hAnsi="Times New Roman" w:cs="Times New Roman"/>
          <w:bCs/>
        </w:rPr>
        <w:t xml:space="preserve"> C., </w:t>
      </w:r>
      <w:proofErr w:type="spellStart"/>
      <w:r w:rsidRPr="00F21E6F">
        <w:rPr>
          <w:rFonts w:ascii="Times New Roman" w:eastAsia="Times New Roman" w:hAnsi="Times New Roman" w:cs="Times New Roman"/>
          <w:bCs/>
        </w:rPr>
        <w:t>Brandler</w:t>
      </w:r>
      <w:proofErr w:type="spellEnd"/>
      <w:r w:rsidRPr="00F21E6F">
        <w:rPr>
          <w:rFonts w:ascii="Times New Roman" w:eastAsia="Times New Roman" w:hAnsi="Times New Roman" w:cs="Times New Roman"/>
          <w:bCs/>
        </w:rPr>
        <w:t xml:space="preserve"> W., </w:t>
      </w:r>
      <w:proofErr w:type="spellStart"/>
      <w:r w:rsidRPr="00F21E6F">
        <w:rPr>
          <w:rFonts w:ascii="Times New Roman" w:eastAsia="Times New Roman" w:hAnsi="Times New Roman" w:cs="Times New Roman"/>
          <w:bCs/>
        </w:rPr>
        <w:t>Fromhage</w:t>
      </w:r>
      <w:proofErr w:type="spellEnd"/>
      <w:r w:rsidRPr="00F21E6F">
        <w:rPr>
          <w:rFonts w:ascii="Times New Roman" w:eastAsia="Times New Roman" w:hAnsi="Times New Roman" w:cs="Times New Roman"/>
          <w:bCs/>
        </w:rPr>
        <w:t xml:space="preserve"> L. (2011). Spider Males Adjust Mate Choice but Not Sperm Allocation to Cues of a Rival. Ethology, 117:970-978.</w:t>
      </w:r>
    </w:p>
    <w:p w14:paraId="6BAD500F" w14:textId="77777777" w:rsidR="00493AC6" w:rsidRPr="00F21E6F" w:rsidRDefault="00493AC6" w:rsidP="00493AC6">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t xml:space="preserve">Schoenberg D., </w:t>
      </w:r>
      <w:proofErr w:type="spellStart"/>
      <w:r w:rsidRPr="00F21E6F">
        <w:rPr>
          <w:rFonts w:ascii="Times New Roman" w:eastAsia="Times New Roman" w:hAnsi="Times New Roman" w:cs="Times New Roman"/>
          <w:bCs/>
        </w:rPr>
        <w:t>Hebets</w:t>
      </w:r>
      <w:proofErr w:type="spellEnd"/>
      <w:r w:rsidRPr="00F21E6F">
        <w:rPr>
          <w:rFonts w:ascii="Times New Roman" w:eastAsia="Times New Roman" w:hAnsi="Times New Roman" w:cs="Times New Roman"/>
          <w:bCs/>
        </w:rPr>
        <w:t xml:space="preserve"> E. A., Sullivan-Beckers L. (2022). Mating and cannibalism dynamics of the fishing spider </w:t>
      </w:r>
      <w:r w:rsidRPr="00F21E6F">
        <w:rPr>
          <w:rFonts w:ascii="Times New Roman" w:eastAsia="Times New Roman" w:hAnsi="Times New Roman" w:cs="Times New Roman"/>
          <w:bCs/>
          <w:i/>
          <w:iCs/>
        </w:rPr>
        <w:t>Dolomedes scriptus</w:t>
      </w:r>
      <w:r w:rsidRPr="00F21E6F">
        <w:rPr>
          <w:rFonts w:ascii="Times New Roman" w:eastAsia="Times New Roman" w:hAnsi="Times New Roman" w:cs="Times New Roman"/>
          <w:bCs/>
        </w:rPr>
        <w:t xml:space="preserve"> </w:t>
      </w:r>
      <w:proofErr w:type="spellStart"/>
      <w:r w:rsidRPr="00F21E6F">
        <w:rPr>
          <w:rFonts w:ascii="Times New Roman" w:eastAsia="Times New Roman" w:hAnsi="Times New Roman" w:cs="Times New Roman"/>
          <w:bCs/>
        </w:rPr>
        <w:t>Hentez</w:t>
      </w:r>
      <w:proofErr w:type="spellEnd"/>
      <w:r w:rsidRPr="00F21E6F">
        <w:rPr>
          <w:rFonts w:ascii="Times New Roman" w:eastAsia="Times New Roman" w:hAnsi="Times New Roman" w:cs="Times New Roman"/>
          <w:bCs/>
        </w:rPr>
        <w:t>, 1845 (Araneae: Pisauridae). The Journal of Arachnology, 50:56-66.</w:t>
      </w:r>
    </w:p>
    <w:p w14:paraId="72E543F6" w14:textId="77777777" w:rsidR="00493AC6" w:rsidRPr="00F21E6F" w:rsidRDefault="00493AC6" w:rsidP="00493AC6">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t xml:space="preserve">Schwartz K., Wagner W. E., </w:t>
      </w:r>
      <w:proofErr w:type="spellStart"/>
      <w:r w:rsidRPr="00F21E6F">
        <w:rPr>
          <w:rFonts w:ascii="Times New Roman" w:eastAsia="Times New Roman" w:hAnsi="Times New Roman" w:cs="Times New Roman"/>
          <w:bCs/>
        </w:rPr>
        <w:t>Hebets</w:t>
      </w:r>
      <w:proofErr w:type="spellEnd"/>
      <w:r w:rsidRPr="00F21E6F">
        <w:rPr>
          <w:rFonts w:ascii="Times New Roman" w:eastAsia="Times New Roman" w:hAnsi="Times New Roman" w:cs="Times New Roman"/>
          <w:bCs/>
        </w:rPr>
        <w:t xml:space="preserve"> E. A. (2013). Spontaneous male death and monogyny in the dark fishing spider. Animal Behaviour, 9:4.</w:t>
      </w:r>
    </w:p>
    <w:p w14:paraId="606D1F97" w14:textId="77777777" w:rsidR="00493AC6" w:rsidRPr="00F21E6F" w:rsidRDefault="00493AC6" w:rsidP="00493AC6">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Schwartz S. K., Wagner</w:t>
      </w:r>
      <w:r>
        <w:rPr>
          <w:rFonts w:ascii="Times New Roman" w:eastAsia="Times New Roman" w:hAnsi="Times New Roman" w:cs="Times New Roman"/>
        </w:rPr>
        <w:t xml:space="preserve"> </w:t>
      </w:r>
      <w:r w:rsidRPr="00F21E6F">
        <w:rPr>
          <w:rFonts w:ascii="Times New Roman" w:eastAsia="Times New Roman" w:hAnsi="Times New Roman" w:cs="Times New Roman"/>
        </w:rPr>
        <w:t xml:space="preserve">W. E., </w:t>
      </w:r>
      <w:proofErr w:type="spellStart"/>
      <w:r w:rsidRPr="00F21E6F">
        <w:rPr>
          <w:rFonts w:ascii="Times New Roman" w:eastAsia="Times New Roman" w:hAnsi="Times New Roman" w:cs="Times New Roman"/>
        </w:rPr>
        <w:t>Hebets</w:t>
      </w:r>
      <w:proofErr w:type="spellEnd"/>
      <w:r w:rsidRPr="00F21E6F">
        <w:rPr>
          <w:rFonts w:ascii="Times New Roman" w:eastAsia="Times New Roman" w:hAnsi="Times New Roman" w:cs="Times New Roman"/>
        </w:rPr>
        <w:t xml:space="preserve"> E. A. (2014). Obligate male death and sexual cannibalism in dark fishing spiders. Animal Behaviour 96:151-156.</w:t>
      </w:r>
    </w:p>
    <w:p w14:paraId="5561BAFF" w14:textId="77777777" w:rsidR="00493AC6" w:rsidRPr="00F21E6F" w:rsidRDefault="00493AC6" w:rsidP="00493AC6">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r>
      <w:proofErr w:type="spellStart"/>
      <w:r w:rsidRPr="00F21E6F">
        <w:rPr>
          <w:rFonts w:ascii="Times New Roman" w:eastAsia="Times New Roman" w:hAnsi="Times New Roman" w:cs="Times New Roman"/>
          <w:bCs/>
        </w:rPr>
        <w:t>Sivalinghem</w:t>
      </w:r>
      <w:proofErr w:type="spellEnd"/>
      <w:r w:rsidRPr="00F21E6F">
        <w:rPr>
          <w:rFonts w:ascii="Times New Roman" w:eastAsia="Times New Roman" w:hAnsi="Times New Roman" w:cs="Times New Roman"/>
          <w:bCs/>
        </w:rPr>
        <w:t xml:space="preserve"> S., Mason A. C. (2020). Vibratory communication in a black widow spider (</w:t>
      </w:r>
      <w:r w:rsidRPr="00F21E6F">
        <w:rPr>
          <w:rFonts w:ascii="Times New Roman" w:eastAsia="Times New Roman" w:hAnsi="Times New Roman" w:cs="Times New Roman"/>
          <w:bCs/>
          <w:i/>
          <w:iCs/>
        </w:rPr>
        <w:t xml:space="preserve">Latrodectus </w:t>
      </w:r>
      <w:proofErr w:type="spellStart"/>
      <w:r w:rsidRPr="00F21E6F">
        <w:rPr>
          <w:rFonts w:ascii="Times New Roman" w:eastAsia="Times New Roman" w:hAnsi="Times New Roman" w:cs="Times New Roman"/>
          <w:bCs/>
          <w:i/>
          <w:iCs/>
        </w:rPr>
        <w:t>hesperus</w:t>
      </w:r>
      <w:proofErr w:type="spellEnd"/>
      <w:r w:rsidRPr="00F21E6F">
        <w:rPr>
          <w:rFonts w:ascii="Times New Roman" w:eastAsia="Times New Roman" w:hAnsi="Times New Roman" w:cs="Times New Roman"/>
          <w:bCs/>
        </w:rPr>
        <w:t>): signal structure and signalling mechanisms.</w:t>
      </w:r>
    </w:p>
    <w:p w14:paraId="214FABFE" w14:textId="77777777" w:rsidR="00493AC6" w:rsidRPr="00F21E6F" w:rsidRDefault="00493AC6" w:rsidP="00493AC6">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 xml:space="preserve">Soma M., </w:t>
      </w:r>
      <w:proofErr w:type="spellStart"/>
      <w:r w:rsidRPr="00F21E6F">
        <w:rPr>
          <w:rFonts w:ascii="Times New Roman" w:eastAsia="Times New Roman" w:hAnsi="Times New Roman" w:cs="Times New Roman"/>
        </w:rPr>
        <w:t>Iwama</w:t>
      </w:r>
      <w:proofErr w:type="spellEnd"/>
      <w:r w:rsidRPr="00F21E6F">
        <w:rPr>
          <w:rFonts w:ascii="Times New Roman" w:eastAsia="Times New Roman" w:hAnsi="Times New Roman" w:cs="Times New Roman"/>
        </w:rPr>
        <w:t xml:space="preserve"> M., Nakajima R., Endo R. (2019). Early-life lessons of the courtship dance in a dance-duetting songbird, the Java sparrow. Royal Society Open Science, 6:190563.</w:t>
      </w:r>
    </w:p>
    <w:p w14:paraId="08860392" w14:textId="77777777" w:rsidR="00493AC6" w:rsidRPr="00F21E6F" w:rsidRDefault="00493AC6" w:rsidP="00493AC6">
      <w:pPr>
        <w:spacing w:after="160" w:line="240" w:lineRule="auto"/>
        <w:ind w:firstLine="720"/>
        <w:jc w:val="both"/>
        <w:rPr>
          <w:rFonts w:ascii="Times New Roman" w:eastAsia="Times New Roman" w:hAnsi="Times New Roman" w:cs="Times New Roman"/>
        </w:rPr>
      </w:pPr>
      <w:proofErr w:type="spellStart"/>
      <w:r w:rsidRPr="00F21E6F">
        <w:rPr>
          <w:rFonts w:ascii="Times New Roman" w:eastAsia="Times New Roman" w:hAnsi="Times New Roman" w:cs="Times New Roman"/>
        </w:rPr>
        <w:t>Stålhandske</w:t>
      </w:r>
      <w:proofErr w:type="spellEnd"/>
      <w:r w:rsidRPr="00F21E6F">
        <w:rPr>
          <w:rFonts w:ascii="Times New Roman" w:eastAsia="Times New Roman" w:hAnsi="Times New Roman" w:cs="Times New Roman"/>
        </w:rPr>
        <w:t xml:space="preserve"> P. (2001). Nuptial gift in the spider </w:t>
      </w:r>
      <w:proofErr w:type="spellStart"/>
      <w:r w:rsidRPr="00F21E6F">
        <w:rPr>
          <w:rFonts w:ascii="Times New Roman" w:eastAsia="Times New Roman" w:hAnsi="Times New Roman" w:cs="Times New Roman"/>
          <w:i/>
        </w:rPr>
        <w:t>Pisaura</w:t>
      </w:r>
      <w:proofErr w:type="spellEnd"/>
      <w:r w:rsidRPr="00F21E6F">
        <w:rPr>
          <w:rFonts w:ascii="Times New Roman" w:eastAsia="Times New Roman" w:hAnsi="Times New Roman" w:cs="Times New Roman"/>
          <w:i/>
        </w:rPr>
        <w:t xml:space="preserve"> mirabilis </w:t>
      </w:r>
      <w:r w:rsidRPr="00F21E6F">
        <w:rPr>
          <w:rFonts w:ascii="Times New Roman" w:eastAsia="Times New Roman" w:hAnsi="Times New Roman" w:cs="Times New Roman"/>
        </w:rPr>
        <w:t xml:space="preserve">maintained by sexual selection. </w:t>
      </w:r>
      <w:proofErr w:type="spellStart"/>
      <w:r w:rsidRPr="00F21E6F">
        <w:rPr>
          <w:rFonts w:ascii="Times New Roman" w:eastAsia="Times New Roman" w:hAnsi="Times New Roman" w:cs="Times New Roman"/>
        </w:rPr>
        <w:t>Behavioral</w:t>
      </w:r>
      <w:proofErr w:type="spellEnd"/>
      <w:r w:rsidRPr="00F21E6F">
        <w:rPr>
          <w:rFonts w:ascii="Times New Roman" w:eastAsia="Times New Roman" w:hAnsi="Times New Roman" w:cs="Times New Roman"/>
        </w:rPr>
        <w:t xml:space="preserve"> Ecology, 12:691-697.</w:t>
      </w:r>
    </w:p>
    <w:p w14:paraId="1843B8C8" w14:textId="77777777" w:rsidR="00493AC6" w:rsidRPr="00F21E6F" w:rsidRDefault="00493AC6" w:rsidP="00493AC6">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t xml:space="preserve">Suter R. B., Rosenberg O., Loeb S., Wildman H., Long Jr J. H. (1997). Locomotion on the water surface: propulsive mechanisms of the fisher spider </w:t>
      </w:r>
      <w:r w:rsidRPr="00F21E6F">
        <w:rPr>
          <w:rFonts w:ascii="Times New Roman" w:eastAsia="Times New Roman" w:hAnsi="Times New Roman" w:cs="Times New Roman"/>
          <w:bCs/>
          <w:i/>
          <w:iCs/>
        </w:rPr>
        <w:t>Dolomedes triton</w:t>
      </w:r>
      <w:r w:rsidRPr="00F21E6F">
        <w:rPr>
          <w:rFonts w:ascii="Times New Roman" w:eastAsia="Times New Roman" w:hAnsi="Times New Roman" w:cs="Times New Roman"/>
          <w:bCs/>
        </w:rPr>
        <w:t>. The Journal of Experimental Biology, 200:2523-2538.</w:t>
      </w:r>
    </w:p>
    <w:p w14:paraId="791481BB" w14:textId="77777777" w:rsidR="00493AC6" w:rsidRPr="00F21E6F" w:rsidRDefault="00493AC6" w:rsidP="00493AC6">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t>Thomas M. L. (2011). Detection of female mating status using chemical signals and cues. Biological Reviews, 86:1-13.</w:t>
      </w:r>
    </w:p>
    <w:p w14:paraId="22C1E22A" w14:textId="77777777" w:rsidR="00493AC6" w:rsidRPr="00F21E6F" w:rsidRDefault="00493AC6" w:rsidP="00493AC6">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Thomas M. L., Simmons L. W. (2007). Male Crickets Adjust the Viability of Their Sperm in Response to Female Mating Status. The American Naturalist, 170:190-195.</w:t>
      </w:r>
    </w:p>
    <w:p w14:paraId="030E2939" w14:textId="77777777" w:rsidR="00493AC6" w:rsidRPr="00F21E6F" w:rsidRDefault="00493AC6" w:rsidP="00493AC6">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r>
      <w:proofErr w:type="spellStart"/>
      <w:r w:rsidRPr="00F21E6F">
        <w:rPr>
          <w:rFonts w:ascii="Times New Roman" w:eastAsia="Times New Roman" w:hAnsi="Times New Roman" w:cs="Times New Roman"/>
          <w:bCs/>
        </w:rPr>
        <w:t>Tietjen</w:t>
      </w:r>
      <w:proofErr w:type="spellEnd"/>
      <w:r w:rsidRPr="00F21E6F">
        <w:rPr>
          <w:rFonts w:ascii="Times New Roman" w:eastAsia="Times New Roman" w:hAnsi="Times New Roman" w:cs="Times New Roman"/>
          <w:bCs/>
        </w:rPr>
        <w:t xml:space="preserve"> W. J., </w:t>
      </w:r>
      <w:proofErr w:type="spellStart"/>
      <w:r w:rsidRPr="00F21E6F">
        <w:rPr>
          <w:rFonts w:ascii="Times New Roman" w:eastAsia="Times New Roman" w:hAnsi="Times New Roman" w:cs="Times New Roman"/>
          <w:bCs/>
        </w:rPr>
        <w:t>Rovner</w:t>
      </w:r>
      <w:proofErr w:type="spellEnd"/>
      <w:r w:rsidRPr="00F21E6F">
        <w:rPr>
          <w:rFonts w:ascii="Times New Roman" w:eastAsia="Times New Roman" w:hAnsi="Times New Roman" w:cs="Times New Roman"/>
          <w:bCs/>
        </w:rPr>
        <w:t xml:space="preserve"> J. S. (1980). </w:t>
      </w:r>
      <w:proofErr w:type="spellStart"/>
      <w:r w:rsidRPr="00F21E6F">
        <w:rPr>
          <w:rFonts w:ascii="Times New Roman" w:eastAsia="Times New Roman" w:hAnsi="Times New Roman" w:cs="Times New Roman"/>
          <w:bCs/>
        </w:rPr>
        <w:t>Trall</w:t>
      </w:r>
      <w:proofErr w:type="spellEnd"/>
      <w:r w:rsidRPr="00F21E6F">
        <w:rPr>
          <w:rFonts w:ascii="Times New Roman" w:eastAsia="Times New Roman" w:hAnsi="Times New Roman" w:cs="Times New Roman"/>
          <w:bCs/>
        </w:rPr>
        <w:t xml:space="preserve">-following behaviour in two species of wolf spiders: Sensory an </w:t>
      </w:r>
      <w:proofErr w:type="spellStart"/>
      <w:r w:rsidRPr="00F21E6F">
        <w:rPr>
          <w:rFonts w:ascii="Times New Roman" w:eastAsia="Times New Roman" w:hAnsi="Times New Roman" w:cs="Times New Roman"/>
          <w:bCs/>
        </w:rPr>
        <w:t>etho</w:t>
      </w:r>
      <w:proofErr w:type="spellEnd"/>
      <w:r w:rsidRPr="00F21E6F">
        <w:rPr>
          <w:rFonts w:ascii="Times New Roman" w:eastAsia="Times New Roman" w:hAnsi="Times New Roman" w:cs="Times New Roman"/>
          <w:bCs/>
        </w:rPr>
        <w:t>-ecological concomitants. Animal Behaviour, 28:735-741.</w:t>
      </w:r>
    </w:p>
    <w:p w14:paraId="51501984" w14:textId="77777777" w:rsidR="00493AC6" w:rsidRPr="00F21E6F" w:rsidRDefault="00493AC6" w:rsidP="00493AC6">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r>
      <w:proofErr w:type="spellStart"/>
      <w:r w:rsidRPr="00F21E6F">
        <w:rPr>
          <w:rFonts w:ascii="Times New Roman" w:eastAsia="Times New Roman" w:hAnsi="Times New Roman" w:cs="Times New Roman"/>
          <w:bCs/>
        </w:rPr>
        <w:t>Uhl</w:t>
      </w:r>
      <w:proofErr w:type="spellEnd"/>
      <w:r w:rsidRPr="00F21E6F">
        <w:rPr>
          <w:rFonts w:ascii="Times New Roman" w:eastAsia="Times New Roman" w:hAnsi="Times New Roman" w:cs="Times New Roman"/>
          <w:bCs/>
        </w:rPr>
        <w:t xml:space="preserve"> G., Nessler S. H., Schneider J. M. (2010). Securing paternity in spiders? A review on occurrence and effects of mating plugs and male genital mutilation. </w:t>
      </w:r>
      <w:proofErr w:type="spellStart"/>
      <w:r w:rsidRPr="00F21E6F">
        <w:rPr>
          <w:rFonts w:ascii="Times New Roman" w:eastAsia="Times New Roman" w:hAnsi="Times New Roman" w:cs="Times New Roman"/>
          <w:bCs/>
        </w:rPr>
        <w:t>Genetica</w:t>
      </w:r>
      <w:proofErr w:type="spellEnd"/>
      <w:r w:rsidRPr="00F21E6F">
        <w:rPr>
          <w:rFonts w:ascii="Times New Roman" w:eastAsia="Times New Roman" w:hAnsi="Times New Roman" w:cs="Times New Roman"/>
          <w:bCs/>
        </w:rPr>
        <w:t>, 138:75-104.</w:t>
      </w:r>
    </w:p>
    <w:p w14:paraId="08EFC46F" w14:textId="77777777" w:rsidR="00493AC6" w:rsidRPr="00F21E6F" w:rsidRDefault="00493AC6" w:rsidP="00493AC6">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r>
      <w:proofErr w:type="spellStart"/>
      <w:r w:rsidRPr="00F21E6F">
        <w:rPr>
          <w:rFonts w:ascii="Times New Roman" w:eastAsia="Times New Roman" w:hAnsi="Times New Roman" w:cs="Times New Roman"/>
          <w:bCs/>
        </w:rPr>
        <w:t>Vibert</w:t>
      </w:r>
      <w:proofErr w:type="spellEnd"/>
      <w:r w:rsidRPr="00F21E6F">
        <w:rPr>
          <w:rFonts w:ascii="Times New Roman" w:eastAsia="Times New Roman" w:hAnsi="Times New Roman" w:cs="Times New Roman"/>
          <w:bCs/>
        </w:rPr>
        <w:t xml:space="preserve"> S., Scott C., </w:t>
      </w:r>
      <w:proofErr w:type="spellStart"/>
      <w:r w:rsidRPr="00F21E6F">
        <w:rPr>
          <w:rFonts w:ascii="Times New Roman" w:eastAsia="Times New Roman" w:hAnsi="Times New Roman" w:cs="Times New Roman"/>
          <w:bCs/>
        </w:rPr>
        <w:t>Gries</w:t>
      </w:r>
      <w:proofErr w:type="spellEnd"/>
      <w:r w:rsidRPr="00F21E6F">
        <w:rPr>
          <w:rFonts w:ascii="Times New Roman" w:eastAsia="Times New Roman" w:hAnsi="Times New Roman" w:cs="Times New Roman"/>
          <w:bCs/>
        </w:rPr>
        <w:t xml:space="preserve"> G. (2016). Vibration transmission through sheet webs of hobo spiders (</w:t>
      </w:r>
      <w:proofErr w:type="spellStart"/>
      <w:r w:rsidRPr="00F21E6F">
        <w:rPr>
          <w:rFonts w:ascii="Times New Roman" w:eastAsia="Times New Roman" w:hAnsi="Times New Roman" w:cs="Times New Roman"/>
          <w:bCs/>
          <w:i/>
          <w:iCs/>
        </w:rPr>
        <w:t>Eratigena</w:t>
      </w:r>
      <w:proofErr w:type="spellEnd"/>
      <w:r w:rsidRPr="00F21E6F">
        <w:rPr>
          <w:rFonts w:ascii="Times New Roman" w:eastAsia="Times New Roman" w:hAnsi="Times New Roman" w:cs="Times New Roman"/>
          <w:bCs/>
          <w:i/>
          <w:iCs/>
        </w:rPr>
        <w:t xml:space="preserve"> </w:t>
      </w:r>
      <w:proofErr w:type="spellStart"/>
      <w:r w:rsidRPr="00F21E6F">
        <w:rPr>
          <w:rFonts w:ascii="Times New Roman" w:eastAsia="Times New Roman" w:hAnsi="Times New Roman" w:cs="Times New Roman"/>
          <w:bCs/>
          <w:i/>
          <w:iCs/>
        </w:rPr>
        <w:t>agrestis</w:t>
      </w:r>
      <w:proofErr w:type="spellEnd"/>
      <w:r w:rsidRPr="00F21E6F">
        <w:rPr>
          <w:rFonts w:ascii="Times New Roman" w:eastAsia="Times New Roman" w:hAnsi="Times New Roman" w:cs="Times New Roman"/>
          <w:bCs/>
        </w:rPr>
        <w:t>) and tangle webs of western black widow spiders (</w:t>
      </w:r>
      <w:r w:rsidRPr="00F21E6F">
        <w:rPr>
          <w:rFonts w:ascii="Times New Roman" w:eastAsia="Times New Roman" w:hAnsi="Times New Roman" w:cs="Times New Roman"/>
          <w:bCs/>
          <w:i/>
          <w:iCs/>
        </w:rPr>
        <w:t xml:space="preserve">Latrodectus </w:t>
      </w:r>
      <w:proofErr w:type="spellStart"/>
      <w:r w:rsidRPr="00F21E6F">
        <w:rPr>
          <w:rFonts w:ascii="Times New Roman" w:eastAsia="Times New Roman" w:hAnsi="Times New Roman" w:cs="Times New Roman"/>
          <w:bCs/>
          <w:i/>
          <w:iCs/>
        </w:rPr>
        <w:t>hesperus</w:t>
      </w:r>
      <w:proofErr w:type="spellEnd"/>
      <w:r w:rsidRPr="00F21E6F">
        <w:rPr>
          <w:rFonts w:ascii="Times New Roman" w:eastAsia="Times New Roman" w:hAnsi="Times New Roman" w:cs="Times New Roman"/>
          <w:bCs/>
        </w:rPr>
        <w:t>). Journal of Comparative Physiology A, 202:749-758.</w:t>
      </w:r>
    </w:p>
    <w:p w14:paraId="714F9AE2" w14:textId="77777777" w:rsidR="00493AC6" w:rsidRPr="00F21E6F" w:rsidRDefault="00493AC6" w:rsidP="00493AC6">
      <w:pPr>
        <w:spacing w:after="160" w:line="240" w:lineRule="auto"/>
        <w:ind w:firstLine="720"/>
        <w:jc w:val="both"/>
        <w:rPr>
          <w:rFonts w:ascii="Times New Roman" w:eastAsia="Times New Roman" w:hAnsi="Times New Roman" w:cs="Times New Roman"/>
        </w:rPr>
      </w:pPr>
      <w:proofErr w:type="spellStart"/>
      <w:r w:rsidRPr="00F21E6F">
        <w:rPr>
          <w:rFonts w:ascii="Times New Roman" w:eastAsia="Times New Roman" w:hAnsi="Times New Roman" w:cs="Times New Roman"/>
        </w:rPr>
        <w:lastRenderedPageBreak/>
        <w:t>Vink</w:t>
      </w:r>
      <w:proofErr w:type="spellEnd"/>
      <w:r w:rsidRPr="00F21E6F">
        <w:rPr>
          <w:rFonts w:ascii="Times New Roman" w:eastAsia="Times New Roman" w:hAnsi="Times New Roman" w:cs="Times New Roman"/>
        </w:rPr>
        <w:t xml:space="preserve"> C. J., </w:t>
      </w:r>
      <w:proofErr w:type="spellStart"/>
      <w:r w:rsidRPr="00F21E6F">
        <w:rPr>
          <w:rFonts w:ascii="Times New Roman" w:eastAsia="Times New Roman" w:hAnsi="Times New Roman" w:cs="Times New Roman"/>
        </w:rPr>
        <w:t>Dupérré</w:t>
      </w:r>
      <w:proofErr w:type="spellEnd"/>
      <w:r w:rsidRPr="00F21E6F">
        <w:rPr>
          <w:rFonts w:ascii="Times New Roman" w:eastAsia="Times New Roman" w:hAnsi="Times New Roman" w:cs="Times New Roman"/>
        </w:rPr>
        <w:t xml:space="preserve"> N. (2010). Pisauridae (Arachnida: Araneae). Fauna of New Zealand 64, pp60.</w:t>
      </w:r>
    </w:p>
    <w:p w14:paraId="15F5B1A9" w14:textId="77777777" w:rsidR="00493AC6" w:rsidRPr="00F21E6F" w:rsidRDefault="00493AC6" w:rsidP="00493AC6">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 xml:space="preserve">Wada-Katsumata A., </w:t>
      </w:r>
      <w:proofErr w:type="spellStart"/>
      <w:r w:rsidRPr="00F21E6F">
        <w:rPr>
          <w:rFonts w:ascii="Times New Roman" w:eastAsia="Times New Roman" w:hAnsi="Times New Roman" w:cs="Times New Roman"/>
        </w:rPr>
        <w:t>Hatano</w:t>
      </w:r>
      <w:proofErr w:type="spellEnd"/>
      <w:r w:rsidRPr="00F21E6F">
        <w:rPr>
          <w:rFonts w:ascii="Times New Roman" w:eastAsia="Times New Roman" w:hAnsi="Times New Roman" w:cs="Times New Roman"/>
        </w:rPr>
        <w:t xml:space="preserve"> E., </w:t>
      </w:r>
      <w:proofErr w:type="spellStart"/>
      <w:r w:rsidRPr="00F21E6F">
        <w:rPr>
          <w:rFonts w:ascii="Times New Roman" w:eastAsia="Times New Roman" w:hAnsi="Times New Roman" w:cs="Times New Roman"/>
        </w:rPr>
        <w:t>Schal</w:t>
      </w:r>
      <w:proofErr w:type="spellEnd"/>
      <w:r w:rsidRPr="00F21E6F">
        <w:rPr>
          <w:rFonts w:ascii="Times New Roman" w:eastAsia="Times New Roman" w:hAnsi="Times New Roman" w:cs="Times New Roman"/>
        </w:rPr>
        <w:t xml:space="preserve"> C. (2023). Gustatory polymorphism mediates a new adaptative courtship strategy. Proceedings Royal Society B, 290:20222337.</w:t>
      </w:r>
    </w:p>
    <w:p w14:paraId="0DAD670E" w14:textId="77777777" w:rsidR="00493AC6" w:rsidRDefault="00493AC6" w:rsidP="00493AC6">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Wedell N., Gage M. J. G., Parker G. A. (2002). Sperm competition, male prudence and sperm-limited females. Trends in Ecology &amp; Evolution, 17.</w:t>
      </w:r>
    </w:p>
    <w:p w14:paraId="50574293" w14:textId="77777777" w:rsidR="00493AC6" w:rsidRDefault="00493AC6" w:rsidP="00493AC6">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Wickham H. (2016). ggplot2: Elegant Graphics for Data Analysis. Springer-Verlag, New York</w:t>
      </w:r>
      <w:r>
        <w:rPr>
          <w:rFonts w:ascii="Times New Roman" w:eastAsia="Times New Roman" w:hAnsi="Times New Roman" w:cs="Times New Roman"/>
        </w:rPr>
        <w:t>.</w:t>
      </w:r>
    </w:p>
    <w:p w14:paraId="3EA1EDF9" w14:textId="77777777" w:rsidR="00493AC6" w:rsidRPr="00F21E6F" w:rsidRDefault="00493AC6" w:rsidP="00493AC6">
      <w:pPr>
        <w:spacing w:after="160" w:line="240" w:lineRule="auto"/>
        <w:ind w:firstLine="720"/>
        <w:jc w:val="both"/>
        <w:rPr>
          <w:rFonts w:ascii="Times New Roman" w:eastAsia="Times New Roman" w:hAnsi="Times New Roman" w:cs="Times New Roman"/>
          <w:bCs/>
        </w:rPr>
      </w:pPr>
      <w:proofErr w:type="spellStart"/>
      <w:r w:rsidRPr="00F21E6F">
        <w:rPr>
          <w:rFonts w:ascii="Times New Roman" w:eastAsia="Times New Roman" w:hAnsi="Times New Roman" w:cs="Times New Roman"/>
          <w:bCs/>
        </w:rPr>
        <w:t>Wignall</w:t>
      </w:r>
      <w:proofErr w:type="spellEnd"/>
      <w:r w:rsidRPr="00F21E6F">
        <w:rPr>
          <w:rFonts w:ascii="Times New Roman" w:eastAsia="Times New Roman" w:hAnsi="Times New Roman" w:cs="Times New Roman"/>
          <w:bCs/>
        </w:rPr>
        <w:t xml:space="preserve"> A. E., </w:t>
      </w:r>
      <w:proofErr w:type="spellStart"/>
      <w:r w:rsidRPr="00F21E6F">
        <w:rPr>
          <w:rFonts w:ascii="Times New Roman" w:eastAsia="Times New Roman" w:hAnsi="Times New Roman" w:cs="Times New Roman"/>
          <w:bCs/>
        </w:rPr>
        <w:t>Herberstein</w:t>
      </w:r>
      <w:proofErr w:type="spellEnd"/>
      <w:r w:rsidRPr="00F21E6F">
        <w:rPr>
          <w:rFonts w:ascii="Times New Roman" w:eastAsia="Times New Roman" w:hAnsi="Times New Roman" w:cs="Times New Roman"/>
          <w:bCs/>
        </w:rPr>
        <w:t xml:space="preserve"> M. E. (2013). Male courtship vibrations delay predatory behaviour in female spiders. Scientific Reports, 3:3557.</w:t>
      </w:r>
    </w:p>
    <w:p w14:paraId="65334ADD" w14:textId="77777777" w:rsidR="00493AC6" w:rsidRPr="00F21E6F" w:rsidRDefault="00493AC6" w:rsidP="00493AC6">
      <w:pPr>
        <w:spacing w:after="160" w:line="240" w:lineRule="auto"/>
        <w:jc w:val="both"/>
        <w:rPr>
          <w:rFonts w:ascii="Times New Roman" w:eastAsia="Times New Roman" w:hAnsi="Times New Roman" w:cs="Times New Roman"/>
          <w:bCs/>
        </w:rPr>
      </w:pPr>
      <w:r w:rsidRPr="00F21E6F">
        <w:rPr>
          <w:rFonts w:ascii="Times New Roman" w:eastAsia="Times New Roman" w:hAnsi="Times New Roman" w:cs="Times New Roman"/>
          <w:bCs/>
        </w:rPr>
        <w:tab/>
        <w:t xml:space="preserve">Wilcox R. S. (1972). Communication by Surface Waves Mating </w:t>
      </w:r>
      <w:proofErr w:type="spellStart"/>
      <w:r w:rsidRPr="00F21E6F">
        <w:rPr>
          <w:rFonts w:ascii="Times New Roman" w:eastAsia="Times New Roman" w:hAnsi="Times New Roman" w:cs="Times New Roman"/>
          <w:bCs/>
        </w:rPr>
        <w:t>Behavior</w:t>
      </w:r>
      <w:proofErr w:type="spellEnd"/>
      <w:r w:rsidRPr="00F21E6F">
        <w:rPr>
          <w:rFonts w:ascii="Times New Roman" w:eastAsia="Times New Roman" w:hAnsi="Times New Roman" w:cs="Times New Roman"/>
          <w:bCs/>
        </w:rPr>
        <w:t xml:space="preserve"> of a Waver Strider (Gerridae). Journal of Comparative Physiology 80:255-266.</w:t>
      </w:r>
    </w:p>
    <w:p w14:paraId="7BCBDF37" w14:textId="77777777" w:rsidR="00493AC6" w:rsidRPr="00F21E6F" w:rsidRDefault="00493AC6" w:rsidP="00493AC6">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 xml:space="preserve">Xiao Y., Zunic-Kosi A., Zhang L., Prentice T. R., </w:t>
      </w:r>
      <w:proofErr w:type="spellStart"/>
      <w:r w:rsidRPr="00F21E6F">
        <w:rPr>
          <w:rFonts w:ascii="Times New Roman" w:eastAsia="Times New Roman" w:hAnsi="Times New Roman" w:cs="Times New Roman"/>
        </w:rPr>
        <w:t>McElfresh</w:t>
      </w:r>
      <w:proofErr w:type="spellEnd"/>
      <w:r w:rsidRPr="00F21E6F">
        <w:rPr>
          <w:rFonts w:ascii="Times New Roman" w:eastAsia="Times New Roman" w:hAnsi="Times New Roman" w:cs="Times New Roman"/>
        </w:rPr>
        <w:t xml:space="preserve"> J. S., Chinta S. P., Zou Y., Millar J. G. (2015). Male adaptations to minimize sexual cannibalism during reproduction in the funnel-web spider </w:t>
      </w:r>
      <w:proofErr w:type="spellStart"/>
      <w:r w:rsidRPr="00F21E6F">
        <w:rPr>
          <w:rFonts w:ascii="Times New Roman" w:eastAsia="Times New Roman" w:hAnsi="Times New Roman" w:cs="Times New Roman"/>
          <w:i/>
        </w:rPr>
        <w:t>Hololena</w:t>
      </w:r>
      <w:proofErr w:type="spellEnd"/>
      <w:r w:rsidRPr="00F21E6F">
        <w:rPr>
          <w:rFonts w:ascii="Times New Roman" w:eastAsia="Times New Roman" w:hAnsi="Times New Roman" w:cs="Times New Roman"/>
          <w:i/>
        </w:rPr>
        <w:t xml:space="preserve"> </w:t>
      </w:r>
      <w:proofErr w:type="spellStart"/>
      <w:r w:rsidRPr="00F21E6F">
        <w:rPr>
          <w:rFonts w:ascii="Times New Roman" w:eastAsia="Times New Roman" w:hAnsi="Times New Roman" w:cs="Times New Roman"/>
          <w:i/>
        </w:rPr>
        <w:t>curta</w:t>
      </w:r>
      <w:proofErr w:type="spellEnd"/>
      <w:r w:rsidRPr="00F21E6F">
        <w:rPr>
          <w:rFonts w:ascii="Times New Roman" w:eastAsia="Times New Roman" w:hAnsi="Times New Roman" w:cs="Times New Roman"/>
        </w:rPr>
        <w:t>. Insect Science, 22:840-852.</w:t>
      </w:r>
    </w:p>
    <w:p w14:paraId="573F4680" w14:textId="77777777" w:rsidR="00493AC6" w:rsidRPr="00F21E6F" w:rsidRDefault="00493AC6" w:rsidP="00493AC6">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Zahavi A. (1974). Mate Selection - A selection for a Handicap. Journal of Theoretical Biology, 53:205-214.</w:t>
      </w:r>
    </w:p>
    <w:p w14:paraId="55BEE085" w14:textId="2AF04CA6" w:rsidR="00493AC6" w:rsidRPr="00F21E6F" w:rsidRDefault="00493AC6" w:rsidP="00493AC6">
      <w:pPr>
        <w:spacing w:after="160" w:line="240" w:lineRule="auto"/>
        <w:ind w:firstLine="720"/>
        <w:jc w:val="both"/>
        <w:rPr>
          <w:rFonts w:ascii="Times New Roman" w:eastAsia="Times New Roman" w:hAnsi="Times New Roman" w:cs="Times New Roman"/>
        </w:rPr>
      </w:pPr>
      <w:r w:rsidRPr="00F21E6F">
        <w:rPr>
          <w:rFonts w:ascii="Times New Roman" w:eastAsia="Times New Roman" w:hAnsi="Times New Roman" w:cs="Times New Roman"/>
        </w:rPr>
        <w:t xml:space="preserve">Zimmermann M., Spence J. R. (1989). Prey use of the fishing spider </w:t>
      </w:r>
      <w:r w:rsidRPr="00F21E6F">
        <w:rPr>
          <w:rFonts w:ascii="Times New Roman" w:eastAsia="Times New Roman" w:hAnsi="Times New Roman" w:cs="Times New Roman"/>
          <w:i/>
        </w:rPr>
        <w:t>Dolomedes triton</w:t>
      </w:r>
      <w:r w:rsidRPr="00F21E6F">
        <w:rPr>
          <w:rFonts w:ascii="Times New Roman" w:eastAsia="Times New Roman" w:hAnsi="Times New Roman" w:cs="Times New Roman"/>
        </w:rPr>
        <w:t xml:space="preserve"> (Pisauridae, Araneae): an important predator of the neuston community. </w:t>
      </w:r>
      <w:proofErr w:type="spellStart"/>
      <w:r w:rsidRPr="00F21E6F">
        <w:rPr>
          <w:rFonts w:ascii="Times New Roman" w:eastAsia="Times New Roman" w:hAnsi="Times New Roman" w:cs="Times New Roman"/>
        </w:rPr>
        <w:t>Oecologia</w:t>
      </w:r>
      <w:proofErr w:type="spellEnd"/>
      <w:r w:rsidRPr="00F21E6F">
        <w:rPr>
          <w:rFonts w:ascii="Times New Roman" w:eastAsia="Times New Roman" w:hAnsi="Times New Roman" w:cs="Times New Roman"/>
        </w:rPr>
        <w:t>, 80:187-194.</w:t>
      </w:r>
    </w:p>
    <w:p w14:paraId="61B8A7D8" w14:textId="16B82BC1" w:rsidR="008C021D" w:rsidRPr="00F21E6F" w:rsidRDefault="008C021D" w:rsidP="008C021D">
      <w:pPr>
        <w:spacing w:line="240" w:lineRule="auto"/>
        <w:ind w:firstLine="720"/>
        <w:jc w:val="both"/>
        <w:rPr>
          <w:rFonts w:ascii="Times New Roman" w:eastAsia="Times New Roman" w:hAnsi="Times New Roman" w:cs="Times New Roman"/>
        </w:rPr>
      </w:pPr>
    </w:p>
    <w:p w14:paraId="62DC1C53" w14:textId="7D6DE3D9" w:rsidR="008C021D" w:rsidRPr="00F21E6F" w:rsidRDefault="008C021D" w:rsidP="00493AC6">
      <w:pPr>
        <w:spacing w:after="160" w:line="240" w:lineRule="auto"/>
        <w:jc w:val="both"/>
        <w:rPr>
          <w:rFonts w:ascii="Times New Roman" w:eastAsia="Times New Roman" w:hAnsi="Times New Roman" w:cs="Times New Roman"/>
        </w:rPr>
      </w:pPr>
      <w:r w:rsidRPr="00F21E6F">
        <w:rPr>
          <w:rFonts w:ascii="Times New Roman" w:eastAsia="Times New Roman" w:hAnsi="Times New Roman" w:cs="Times New Roman"/>
          <w:bCs/>
        </w:rPr>
        <w:tab/>
      </w:r>
    </w:p>
    <w:p w14:paraId="5B3F7E08" w14:textId="1B1FFB89" w:rsidR="00881F10" w:rsidRDefault="00881F10" w:rsidP="00F21E6F">
      <w:pPr>
        <w:spacing w:after="160" w:line="240" w:lineRule="auto"/>
        <w:jc w:val="both"/>
        <w:rPr>
          <w:rFonts w:ascii="Times New Roman" w:eastAsia="Times New Roman" w:hAnsi="Times New Roman" w:cs="Times New Roman"/>
          <w:sz w:val="24"/>
          <w:szCs w:val="24"/>
        </w:rPr>
        <w:sectPr w:rsidR="00881F10" w:rsidSect="00B3259B">
          <w:footerReference w:type="first" r:id="rId20"/>
          <w:pgSz w:w="11909" w:h="16834"/>
          <w:pgMar w:top="1440" w:right="1440" w:bottom="1440" w:left="1440" w:header="720" w:footer="720" w:gutter="0"/>
          <w:pgNumType w:start="1"/>
          <w:cols w:space="720"/>
          <w:titlePg/>
          <w:docGrid w:linePitch="299"/>
        </w:sectPr>
      </w:pPr>
    </w:p>
    <w:p w14:paraId="354FD27F" w14:textId="3BBF82A4" w:rsidR="002D0444" w:rsidRDefault="00C36791" w:rsidP="00F21E6F">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ABSTRACT</w:t>
      </w:r>
      <w:r w:rsidR="00881F10">
        <w:rPr>
          <w:rFonts w:ascii="Times New Roman" w:eastAsia="Times New Roman" w:hAnsi="Times New Roman" w:cs="Times New Roman"/>
          <w:b/>
          <w:bCs/>
          <w:sz w:val="24"/>
          <w:szCs w:val="24"/>
        </w:rPr>
        <w:t xml:space="preserve"> </w:t>
      </w:r>
      <w:r w:rsidR="009A728A">
        <w:rPr>
          <w:rFonts w:ascii="Times New Roman" w:eastAsia="Times New Roman" w:hAnsi="Times New Roman" w:cs="Times New Roman"/>
          <w:b/>
          <w:bCs/>
          <w:sz w:val="24"/>
          <w:szCs w:val="24"/>
        </w:rPr>
        <w:t>–</w:t>
      </w:r>
      <w:r w:rsidR="00881F10">
        <w:rPr>
          <w:rFonts w:ascii="Times New Roman" w:eastAsia="Times New Roman" w:hAnsi="Times New Roman" w:cs="Times New Roman"/>
          <w:b/>
          <w:bCs/>
          <w:sz w:val="24"/>
          <w:szCs w:val="24"/>
        </w:rPr>
        <w:t xml:space="preserve"> </w:t>
      </w:r>
      <w:r w:rsidR="00BC1D91">
        <w:rPr>
          <w:rFonts w:ascii="Times New Roman" w:eastAsia="Times New Roman" w:hAnsi="Times New Roman" w:cs="Times New Roman"/>
          <w:sz w:val="24"/>
          <w:szCs w:val="24"/>
        </w:rPr>
        <w:t xml:space="preserve">Male courtship evolution has traditionally been attributed to female mate selection, but may also depend on male investment decisions in sexually cannibalistic species. In many spider taxa, males engage in energetically costly courtship behaviours to increase their chances of successful mating, while reducing the risk of being killed. Therefore, when courting a female that has already mated, males are expected to make evolutionary compromises in their courtship investment, balancing the risk of cannibalism and the cost of sperm competition with prior males. Despite for the occurrence of sexual cannibalism, the mating system of the New Zealand nursery-web spider </w:t>
      </w:r>
      <w:r w:rsidR="00BC1D91">
        <w:rPr>
          <w:rFonts w:ascii="Times New Roman" w:eastAsia="Times New Roman" w:hAnsi="Times New Roman" w:cs="Times New Roman"/>
          <w:i/>
          <w:iCs/>
          <w:sz w:val="24"/>
          <w:szCs w:val="24"/>
        </w:rPr>
        <w:t>Dolomedes minor</w:t>
      </w:r>
      <w:r w:rsidR="00BC1D91">
        <w:rPr>
          <w:rFonts w:ascii="Times New Roman" w:eastAsia="Times New Roman" w:hAnsi="Times New Roman" w:cs="Times New Roman"/>
          <w:sz w:val="24"/>
          <w:szCs w:val="24"/>
        </w:rPr>
        <w:t xml:space="preserve"> remains poorly described. In this context, this study aimed to investigate the impact of female mating status on male courtship investment in this species. Fifteen unmated females were mated twice in a laboratory setting to compare the courtship behaviour exhibit</w:t>
      </w:r>
      <w:r w:rsidR="006E00A3">
        <w:rPr>
          <w:rFonts w:ascii="Times New Roman" w:eastAsia="Times New Roman" w:hAnsi="Times New Roman" w:cs="Times New Roman"/>
          <w:sz w:val="24"/>
          <w:szCs w:val="24"/>
        </w:rPr>
        <w:t>ed</w:t>
      </w:r>
      <w:r w:rsidR="00BC1D91">
        <w:rPr>
          <w:rFonts w:ascii="Times New Roman" w:eastAsia="Times New Roman" w:hAnsi="Times New Roman" w:cs="Times New Roman"/>
          <w:sz w:val="24"/>
          <w:szCs w:val="24"/>
        </w:rPr>
        <w:t xml:space="preserve"> by the first and second males. A </w:t>
      </w:r>
      <w:r w:rsidR="00C60E41">
        <w:rPr>
          <w:rFonts w:ascii="Times New Roman" w:eastAsia="Times New Roman" w:hAnsi="Times New Roman" w:cs="Times New Roman"/>
          <w:sz w:val="24"/>
          <w:szCs w:val="24"/>
        </w:rPr>
        <w:t xml:space="preserve">first comprehensive description of </w:t>
      </w:r>
      <w:r w:rsidR="00C60E41">
        <w:rPr>
          <w:rFonts w:ascii="Times New Roman" w:eastAsia="Times New Roman" w:hAnsi="Times New Roman" w:cs="Times New Roman"/>
          <w:i/>
          <w:iCs/>
          <w:sz w:val="24"/>
          <w:szCs w:val="24"/>
        </w:rPr>
        <w:t>D. minor</w:t>
      </w:r>
      <w:r w:rsidR="00C60E41">
        <w:rPr>
          <w:rFonts w:ascii="Times New Roman" w:eastAsia="Times New Roman" w:hAnsi="Times New Roman" w:cs="Times New Roman"/>
          <w:sz w:val="24"/>
          <w:szCs w:val="24"/>
        </w:rPr>
        <w:t xml:space="preserve"> male courtship behaviour was provided, highlighting the presence of vibrational and visual communication cues, similar to those observed in Lycosid and other Pisaurid spiders. Furthermore, it was unexpectedly demonstrated that female mating status did not significantly influence the courtship duration and sequence structure displayed by males. However, it was emphasized that other communication cues, such as chemical and tactile signals, likely play an important role in </w:t>
      </w:r>
      <w:r w:rsidR="00C60E41">
        <w:rPr>
          <w:rFonts w:ascii="Times New Roman" w:eastAsia="Times New Roman" w:hAnsi="Times New Roman" w:cs="Times New Roman"/>
          <w:i/>
          <w:iCs/>
          <w:sz w:val="24"/>
          <w:szCs w:val="24"/>
        </w:rPr>
        <w:t>D. minor</w:t>
      </w:r>
      <w:r w:rsidR="00C60E41">
        <w:rPr>
          <w:rFonts w:ascii="Times New Roman" w:eastAsia="Times New Roman" w:hAnsi="Times New Roman" w:cs="Times New Roman"/>
          <w:sz w:val="24"/>
          <w:szCs w:val="24"/>
        </w:rPr>
        <w:t xml:space="preserve"> communication and male’s ability to assess female quality. Finally, insights into </w:t>
      </w:r>
      <w:r w:rsidR="00C60E41">
        <w:rPr>
          <w:rFonts w:ascii="Times New Roman" w:eastAsia="Times New Roman" w:hAnsi="Times New Roman" w:cs="Times New Roman"/>
          <w:i/>
          <w:iCs/>
          <w:sz w:val="24"/>
          <w:szCs w:val="24"/>
        </w:rPr>
        <w:t>D. minor</w:t>
      </w:r>
      <w:r w:rsidR="00C60E41">
        <w:rPr>
          <w:rFonts w:ascii="Times New Roman" w:eastAsia="Times New Roman" w:hAnsi="Times New Roman" w:cs="Times New Roman"/>
          <w:sz w:val="24"/>
          <w:szCs w:val="24"/>
        </w:rPr>
        <w:t xml:space="preserve"> male polygyny and mating state were discussed. </w:t>
      </w:r>
    </w:p>
    <w:p w14:paraId="16826684" w14:textId="42D74E47" w:rsidR="00D705AF" w:rsidRPr="00D705AF" w:rsidRDefault="00D705AF" w:rsidP="00F21E6F">
      <w:pPr>
        <w:spacing w:after="160"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 xml:space="preserve">Fishing spider, Mate Selection, Mating system, Polygyny, Sequential Analysis </w:t>
      </w:r>
    </w:p>
    <w:p w14:paraId="6943DE18" w14:textId="77777777" w:rsidR="00881F10" w:rsidRDefault="00881F10" w:rsidP="00F21E6F">
      <w:pPr>
        <w:spacing w:after="160" w:line="240" w:lineRule="auto"/>
        <w:jc w:val="both"/>
        <w:rPr>
          <w:rFonts w:ascii="Times New Roman" w:eastAsia="Times New Roman" w:hAnsi="Times New Roman" w:cs="Times New Roman"/>
          <w:b/>
          <w:bCs/>
          <w:sz w:val="24"/>
          <w:szCs w:val="24"/>
        </w:rPr>
      </w:pPr>
    </w:p>
    <w:p w14:paraId="3554F284" w14:textId="77777777" w:rsidR="00D62EF8" w:rsidRDefault="00D62EF8" w:rsidP="00D62EF8">
      <w:pPr>
        <w:jc w:val="both"/>
        <w:rPr>
          <w:rFonts w:ascii="Times New Roman" w:hAnsi="Times New Roman" w:cs="Times New Roman"/>
          <w:sz w:val="24"/>
          <w:szCs w:val="24"/>
          <w:lang w:val="fr-FR"/>
        </w:rPr>
      </w:pPr>
      <w:r>
        <w:rPr>
          <w:rFonts w:ascii="Times New Roman" w:hAnsi="Times New Roman" w:cs="Times New Roman"/>
          <w:b/>
          <w:bCs/>
          <w:sz w:val="24"/>
          <w:szCs w:val="24"/>
          <w:lang w:val="fr-FR"/>
        </w:rPr>
        <w:t xml:space="preserve">TITRE : </w:t>
      </w:r>
      <w:r>
        <w:rPr>
          <w:rFonts w:ascii="Times New Roman" w:hAnsi="Times New Roman" w:cs="Times New Roman"/>
          <w:sz w:val="24"/>
          <w:szCs w:val="24"/>
          <w:lang w:val="fr-FR"/>
        </w:rPr>
        <w:t xml:space="preserve">Influence du statut reproducteur de la femelle sur le comportement de parade nuptiale du mâle chez </w:t>
      </w:r>
      <w:r>
        <w:rPr>
          <w:rFonts w:ascii="Times New Roman" w:hAnsi="Times New Roman" w:cs="Times New Roman"/>
          <w:i/>
          <w:iCs/>
          <w:sz w:val="24"/>
          <w:szCs w:val="24"/>
          <w:lang w:val="fr-FR"/>
        </w:rPr>
        <w:t>Dolomedes minor</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Araneae</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Pisauridae</w:t>
      </w:r>
      <w:proofErr w:type="spellEnd"/>
      <w:r>
        <w:rPr>
          <w:rFonts w:ascii="Times New Roman" w:hAnsi="Times New Roman" w:cs="Times New Roman"/>
          <w:sz w:val="24"/>
          <w:szCs w:val="24"/>
          <w:lang w:val="fr-FR"/>
        </w:rPr>
        <w:t>), une espèce néo-zélandaise pratiquant le cannibalisme sexuel.</w:t>
      </w:r>
    </w:p>
    <w:p w14:paraId="16E87145" w14:textId="77777777" w:rsidR="00D62EF8" w:rsidRDefault="00D62EF8" w:rsidP="00D62EF8">
      <w:pPr>
        <w:jc w:val="both"/>
        <w:rPr>
          <w:rFonts w:ascii="Times New Roman" w:hAnsi="Times New Roman" w:cs="Times New Roman"/>
          <w:sz w:val="24"/>
          <w:szCs w:val="24"/>
          <w:lang w:val="fr-FR"/>
        </w:rPr>
      </w:pPr>
    </w:p>
    <w:p w14:paraId="6E4E2A32" w14:textId="77777777" w:rsidR="00D62EF8" w:rsidRPr="000B6DB0" w:rsidRDefault="00D62EF8" w:rsidP="00D62EF8">
      <w:pPr>
        <w:jc w:val="both"/>
        <w:rPr>
          <w:rFonts w:ascii="Times New Roman" w:hAnsi="Times New Roman" w:cs="Times New Roman"/>
          <w:sz w:val="24"/>
          <w:szCs w:val="24"/>
          <w:lang w:val="fr-FR"/>
        </w:rPr>
      </w:pPr>
      <w:r>
        <w:rPr>
          <w:rFonts w:ascii="Times New Roman" w:hAnsi="Times New Roman" w:cs="Times New Roman"/>
          <w:b/>
          <w:bCs/>
          <w:sz w:val="24"/>
          <w:szCs w:val="24"/>
          <w:lang w:val="fr-FR"/>
        </w:rPr>
        <w:t xml:space="preserve">RÉSUMÉ – </w:t>
      </w:r>
      <w:r>
        <w:rPr>
          <w:rFonts w:ascii="Times New Roman" w:hAnsi="Times New Roman" w:cs="Times New Roman"/>
          <w:sz w:val="24"/>
          <w:szCs w:val="24"/>
          <w:lang w:val="fr-FR"/>
        </w:rPr>
        <w:t xml:space="preserve">L’évolution de la parade nuptiale chez les mâles est généralement attribuée au choix du partenaire par la femelle, mais peut aussi dépendre de l’investissement et de la décision du mâle chez les espèces pratiquant le cannibalisme sexuel. Chez certaines araignées, les mâles performent des parades nuptiales coûteuses en énergie pour augmenter leur chance de reproduction tout en minimisant le risque de cannibalisme. Lorsque la femelle est déjà fécondée, les mâles doivent réaliser un compromis évolutif entre le risque de cannibalisme et le coût de la compétition spermatique avec d’autres mâles. Cette étude vise ainsi à déterminer l’impact du statut reproducteur de la femelle sur la parade nuptiale des mâles chez l’espèce néo-zélandaise </w:t>
      </w:r>
      <w:r>
        <w:rPr>
          <w:rFonts w:ascii="Times New Roman" w:hAnsi="Times New Roman" w:cs="Times New Roman"/>
          <w:i/>
          <w:iCs/>
          <w:sz w:val="24"/>
          <w:szCs w:val="24"/>
          <w:lang w:val="fr-FR"/>
        </w:rPr>
        <w:t>Dolomedes minor</w:t>
      </w:r>
      <w:r>
        <w:rPr>
          <w:rFonts w:ascii="Times New Roman" w:hAnsi="Times New Roman" w:cs="Times New Roman"/>
          <w:sz w:val="24"/>
          <w:szCs w:val="24"/>
          <w:lang w:val="fr-FR"/>
        </w:rPr>
        <w:t xml:space="preserve">, pour laquelle très peu de descriptions existent. Quinze femelles ont été accouplées à deux reprises en laboratoire pour comparer les comportements de parade des premiers et seconds mâles. Une description complète du comportement de parade a permis de montrer l’existence de signaux vibratoires similaires à ceux des </w:t>
      </w:r>
      <w:proofErr w:type="spellStart"/>
      <w:r>
        <w:rPr>
          <w:rFonts w:ascii="Times New Roman" w:hAnsi="Times New Roman" w:cs="Times New Roman"/>
          <w:sz w:val="24"/>
          <w:szCs w:val="24"/>
          <w:lang w:val="fr-FR"/>
        </w:rPr>
        <w:t>Lycosids</w:t>
      </w:r>
      <w:proofErr w:type="spellEnd"/>
      <w:r>
        <w:rPr>
          <w:rFonts w:ascii="Times New Roman" w:hAnsi="Times New Roman" w:cs="Times New Roman"/>
          <w:sz w:val="24"/>
          <w:szCs w:val="24"/>
          <w:lang w:val="fr-FR"/>
        </w:rPr>
        <w:t xml:space="preserve"> et autres </w:t>
      </w:r>
      <w:proofErr w:type="spellStart"/>
      <w:r>
        <w:rPr>
          <w:rFonts w:ascii="Times New Roman" w:hAnsi="Times New Roman" w:cs="Times New Roman"/>
          <w:sz w:val="24"/>
          <w:szCs w:val="24"/>
          <w:lang w:val="fr-FR"/>
        </w:rPr>
        <w:t>Pisaurids</w:t>
      </w:r>
      <w:proofErr w:type="spellEnd"/>
      <w:r>
        <w:rPr>
          <w:rFonts w:ascii="Times New Roman" w:hAnsi="Times New Roman" w:cs="Times New Roman"/>
          <w:sz w:val="24"/>
          <w:szCs w:val="24"/>
          <w:lang w:val="fr-FR"/>
        </w:rPr>
        <w:t xml:space="preserve">. De façon inattendue, le statut reproductif des femelles n’a eu aucun effet sur la durée ou la structure de la parade des mâles. Il a ainsi pu être suggéré que d’autres signaux de communication, notamment chimiques ou tactiles, pourraient jouer un rôle dans l’évaluation de la qualité de la femelle par les mâles. Enfin, une première exploration de la structure reproductrice de l’espèce a pu être discutée. </w:t>
      </w:r>
    </w:p>
    <w:p w14:paraId="043661DC" w14:textId="77777777" w:rsidR="00D62EF8" w:rsidRDefault="00D62EF8" w:rsidP="00F21E6F">
      <w:pPr>
        <w:spacing w:after="160" w:line="240" w:lineRule="auto"/>
        <w:jc w:val="both"/>
        <w:rPr>
          <w:rFonts w:ascii="Times New Roman" w:eastAsia="Times New Roman" w:hAnsi="Times New Roman" w:cs="Times New Roman"/>
          <w:b/>
          <w:bCs/>
          <w:sz w:val="24"/>
          <w:szCs w:val="24"/>
        </w:rPr>
      </w:pPr>
    </w:p>
    <w:p w14:paraId="593244EB" w14:textId="77777777" w:rsidR="00881F10" w:rsidRPr="00F21E6F" w:rsidRDefault="00881F10" w:rsidP="00F21E6F">
      <w:pPr>
        <w:spacing w:after="160" w:line="240" w:lineRule="auto"/>
        <w:jc w:val="both"/>
        <w:rPr>
          <w:rFonts w:ascii="Times New Roman" w:eastAsia="Times New Roman" w:hAnsi="Times New Roman" w:cs="Times New Roman"/>
          <w:sz w:val="24"/>
          <w:szCs w:val="24"/>
        </w:rPr>
      </w:pPr>
    </w:p>
    <w:sectPr w:rsidR="00881F10" w:rsidRPr="00F21E6F" w:rsidSect="00B3259B">
      <w:footerReference w:type="first" r:id="rId21"/>
      <w:pgSz w:w="11909" w:h="16834"/>
      <w:pgMar w:top="1440" w:right="1440" w:bottom="1440" w:left="144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sie Painting" w:date="2023-06-19T16:21:00Z" w:initials="CP">
    <w:p w14:paraId="3F33224F" w14:textId="77777777" w:rsidR="00281122" w:rsidRDefault="00281122" w:rsidP="00983255">
      <w:pPr>
        <w:pStyle w:val="CommentText"/>
      </w:pPr>
      <w:r>
        <w:rPr>
          <w:rStyle w:val="CommentReference"/>
        </w:rPr>
        <w:annotationRef/>
      </w:r>
      <w:r>
        <w:rPr>
          <w:lang w:val="mi-NZ"/>
        </w:rPr>
        <w:t xml:space="preserve">Haha you're very welcome! </w:t>
      </w:r>
    </w:p>
  </w:comment>
  <w:comment w:id="1" w:author="Chrissie Painting" w:date="2023-06-22T11:32:00Z" w:initials="CP">
    <w:p w14:paraId="7169C4C6" w14:textId="77777777" w:rsidR="000E38FC" w:rsidRDefault="003D3722">
      <w:pPr>
        <w:pStyle w:val="CommentText"/>
      </w:pPr>
      <w:r>
        <w:rPr>
          <w:rStyle w:val="CommentReference"/>
        </w:rPr>
        <w:annotationRef/>
      </w:r>
      <w:r w:rsidR="000E38FC">
        <w:rPr>
          <w:lang w:val="mi-NZ"/>
        </w:rPr>
        <w:t xml:space="preserve">Adding a few notes here of things I think are important for how we frame this manuscript: </w:t>
      </w:r>
    </w:p>
    <w:p w14:paraId="01AEDE90" w14:textId="77777777" w:rsidR="000E38FC" w:rsidRDefault="000E38FC">
      <w:pPr>
        <w:pStyle w:val="CommentText"/>
      </w:pPr>
    </w:p>
    <w:p w14:paraId="2C9CECE4" w14:textId="77777777" w:rsidR="000E38FC" w:rsidRDefault="000E38FC">
      <w:pPr>
        <w:pStyle w:val="CommentText"/>
      </w:pPr>
      <w:r>
        <w:rPr>
          <w:lang w:val="mi-NZ"/>
        </w:rPr>
        <w:t xml:space="preserve">1. Males will evolve mate choosiness when there are costs associated with mating are high. In spiders, in addition to the potential energetic costs of sperm production and courtship, mating is risky when females can consider males food! </w:t>
      </w:r>
    </w:p>
    <w:p w14:paraId="1B38B19D" w14:textId="77777777" w:rsidR="000E38FC" w:rsidRDefault="000E38FC">
      <w:pPr>
        <w:pStyle w:val="CommentText"/>
      </w:pPr>
      <w:r>
        <w:rPr>
          <w:lang w:val="mi-NZ"/>
        </w:rPr>
        <w:t xml:space="preserve">Therefore, selection likely operates of males in many spiders to allow males to select mates based on female reproductive value/quailty. One of these is female mating status. </w:t>
      </w:r>
    </w:p>
    <w:p w14:paraId="690282CA" w14:textId="77777777" w:rsidR="000E38FC" w:rsidRDefault="000E38FC">
      <w:pPr>
        <w:pStyle w:val="CommentText"/>
      </w:pPr>
    </w:p>
    <w:p w14:paraId="20606669" w14:textId="77777777" w:rsidR="000E38FC" w:rsidRDefault="000E38FC">
      <w:pPr>
        <w:pStyle w:val="CommentText"/>
      </w:pPr>
      <w:r>
        <w:rPr>
          <w:lang w:val="mi-NZ"/>
        </w:rPr>
        <w:t xml:space="preserve">2. We need to make it clear that the reason why female status may be important is a) sperm competition and 2) female aggression can be higher in mated females. Specifially need to mention first male sperm precedence being an important reason for males needing to be able to detect female mating history to preferentially locate and mate with virgin females. </w:t>
      </w:r>
    </w:p>
    <w:p w14:paraId="2D459A9E" w14:textId="77777777" w:rsidR="000E38FC" w:rsidRDefault="000E38FC">
      <w:pPr>
        <w:pStyle w:val="CommentText"/>
      </w:pPr>
    </w:p>
    <w:p w14:paraId="62497C62" w14:textId="77777777" w:rsidR="000E38FC" w:rsidRDefault="000E38FC">
      <w:pPr>
        <w:pStyle w:val="CommentText"/>
      </w:pPr>
      <w:r>
        <w:rPr>
          <w:lang w:val="mi-NZ"/>
        </w:rPr>
        <w:t xml:space="preserve">3. From reading your discussion and from what I understand in the literature, it is not well known HOW males are able to detect female mating status. We can possibly address this in the intro or just keep to discussion, but I think its important as you make a nice point in the discussion that males may not actually detect mating status until they try to insert their own palps and detect a broken palp present. </w:t>
      </w:r>
    </w:p>
    <w:p w14:paraId="3835A567" w14:textId="77777777" w:rsidR="000E38FC" w:rsidRDefault="000E38FC">
      <w:pPr>
        <w:pStyle w:val="CommentText"/>
      </w:pPr>
    </w:p>
    <w:p w14:paraId="7D17262C" w14:textId="77777777" w:rsidR="000E38FC" w:rsidRDefault="000E38FC">
      <w:pPr>
        <w:pStyle w:val="CommentText"/>
      </w:pPr>
      <w:r>
        <w:rPr>
          <w:lang w:val="mi-NZ"/>
        </w:rPr>
        <w:t xml:space="preserve">4. In discussion when talking about how males detect female mating status I think we can be clear that males can detect the PRESENCE of females via their drag line chemicals (e.g. Maklakov et al 2003 etc), but that there isn't loads of evidence that they can detect MATING STATUS OR SOMETHING ELSE ABOUT FEMALE QUALITY through the draglines. Our study supports that they do detect female pheromones on draglines as they begin courting and you have examples from your videos where they are drumming onto draglines. But we don't know what information beyond female prsence is being communicated </w:t>
      </w:r>
    </w:p>
    <w:p w14:paraId="7C206A4E" w14:textId="77777777" w:rsidR="000E38FC" w:rsidRDefault="000E38FC">
      <w:pPr>
        <w:pStyle w:val="CommentText"/>
      </w:pPr>
    </w:p>
    <w:p w14:paraId="4AC1A805" w14:textId="77777777" w:rsidR="000E38FC" w:rsidRDefault="000E38FC" w:rsidP="00AC44AE">
      <w:pPr>
        <w:pStyle w:val="CommentText"/>
      </w:pPr>
      <w:r>
        <w:rPr>
          <w:lang w:val="mi-NZ"/>
        </w:rPr>
        <w:t xml:space="preserve">5. My brief reading of the literature it seems there is quite a bit of evidence that male spiders are able to preferentially choose unmated vs mated females as partners, but theres much less focus on how males behave differently (courtshp) between those two groups. I think this sets up our study very well as you can say that we know that males often choose unmated feamles for mating, but less is known about how males may invest in courtship behaviour when faced with mated or unmated females. </w:t>
      </w:r>
    </w:p>
  </w:comment>
  <w:comment w:id="2" w:author="Chrissie Painting" w:date="2023-06-19T16:23:00Z" w:initials="CP">
    <w:p w14:paraId="0C4FE5A8" w14:textId="15ACB85E" w:rsidR="00281122" w:rsidRDefault="00281122" w:rsidP="003025C4">
      <w:pPr>
        <w:pStyle w:val="CommentText"/>
      </w:pPr>
      <w:r>
        <w:rPr>
          <w:rStyle w:val="CommentReference"/>
        </w:rPr>
        <w:annotationRef/>
      </w:r>
      <w:r>
        <w:rPr>
          <w:lang w:val="mi-NZ"/>
        </w:rPr>
        <w:t>Remove this from here to further down as it jumps into the too-specfic too soon</w:t>
      </w:r>
    </w:p>
  </w:comment>
  <w:comment w:id="4" w:author="Chrissie Painting" w:date="2023-06-19T16:27:00Z" w:initials="CP">
    <w:p w14:paraId="6E6D2604" w14:textId="77777777" w:rsidR="00281122" w:rsidRDefault="00281122" w:rsidP="005C4A07">
      <w:pPr>
        <w:pStyle w:val="CommentText"/>
      </w:pPr>
      <w:r>
        <w:rPr>
          <w:rStyle w:val="CommentReference"/>
        </w:rPr>
        <w:annotationRef/>
      </w:r>
      <w:r>
        <w:rPr>
          <w:lang w:val="mi-NZ"/>
        </w:rPr>
        <w:t xml:space="preserve">I tried to make this first sentence a bit snappier to hook the reader in straight away </w:t>
      </w:r>
    </w:p>
  </w:comment>
  <w:comment w:id="14" w:author="Chrissie Painting" w:date="2023-06-19T16:26:00Z" w:initials="CP">
    <w:p w14:paraId="387C83CD" w14:textId="26C10723" w:rsidR="00281122" w:rsidRDefault="00281122">
      <w:pPr>
        <w:pStyle w:val="CommentText"/>
      </w:pPr>
      <w:r>
        <w:rPr>
          <w:rStyle w:val="CommentReference"/>
        </w:rPr>
        <w:annotationRef/>
      </w:r>
      <w:r>
        <w:rPr>
          <w:lang w:val="mi-NZ"/>
        </w:rPr>
        <w:t>This reference is probably not the best, you want to make sure you are citing the most important works on this topic for a big starting sentence like this. Maybe something like Andersson 1994 Sexual selection??</w:t>
      </w:r>
    </w:p>
    <w:p w14:paraId="5E6CF473" w14:textId="77777777" w:rsidR="00281122" w:rsidRDefault="00281122" w:rsidP="00461CCC">
      <w:pPr>
        <w:pStyle w:val="CommentText"/>
      </w:pPr>
      <w:r>
        <w:rPr>
          <w:lang w:val="mi-NZ"/>
        </w:rPr>
        <w:t>Check which key citations other people who write on courtship behaviour cite early in their introductions</w:t>
      </w:r>
    </w:p>
  </w:comment>
  <w:comment w:id="18" w:author="Chrissie Painting" w:date="2023-06-19T16:28:00Z" w:initials="CP">
    <w:p w14:paraId="0B90F35B" w14:textId="77777777" w:rsidR="00CB5F73" w:rsidRDefault="00CB5F73" w:rsidP="00B47F48">
      <w:pPr>
        <w:pStyle w:val="CommentText"/>
      </w:pPr>
      <w:r>
        <w:rPr>
          <w:rStyle w:val="CommentReference"/>
        </w:rPr>
        <w:annotationRef/>
      </w:r>
      <w:r>
        <w:rPr>
          <w:lang w:val="mi-NZ"/>
        </w:rPr>
        <w:t>Should this be 'ultrasonic'?</w:t>
      </w:r>
    </w:p>
  </w:comment>
  <w:comment w:id="22" w:author="Chrissie Painting" w:date="2023-06-19T16:30:00Z" w:initials="CP">
    <w:p w14:paraId="504FE56D" w14:textId="77777777" w:rsidR="00CB5F73" w:rsidRDefault="00CB5F73" w:rsidP="002E1B68">
      <w:pPr>
        <w:pStyle w:val="CommentText"/>
      </w:pPr>
      <w:r>
        <w:rPr>
          <w:rStyle w:val="CommentReference"/>
        </w:rPr>
        <w:annotationRef/>
      </w:r>
      <w:r>
        <w:rPr>
          <w:lang w:val="mi-NZ"/>
        </w:rPr>
        <w:t>I think you can be more confident with this sentence, as per my suggestion</w:t>
      </w:r>
    </w:p>
  </w:comment>
  <w:comment w:id="26" w:author="Chrissie Painting" w:date="2023-06-19T16:39:00Z" w:initials="CP">
    <w:p w14:paraId="0005BEB0" w14:textId="77777777" w:rsidR="004D1BAD" w:rsidRDefault="004D1BAD" w:rsidP="00AB0DCF">
      <w:pPr>
        <w:pStyle w:val="CommentText"/>
      </w:pPr>
      <w:r>
        <w:rPr>
          <w:rStyle w:val="CommentReference"/>
        </w:rPr>
        <w:annotationRef/>
      </w:r>
      <w:r>
        <w:rPr>
          <w:lang w:val="mi-NZ"/>
        </w:rPr>
        <w:t xml:space="preserve">I think rather than focussing here on the 'costs' being an indicator of quality (which is true), I think here we should instead talk about how while beneficial through increasing reproductive success, courtship comes at a high energy and survival cost. Then have a sentence on how selection should therefore operate on males to be able to make careful decisions on how to allocate their time and energy into courtship in response to female quality. Include an example here. </w:t>
      </w:r>
    </w:p>
  </w:comment>
  <w:comment w:id="27" w:author="Chrissie Painting" w:date="2023-06-19T16:44:00Z" w:initials="CP">
    <w:p w14:paraId="4DD0DE8D" w14:textId="77777777" w:rsidR="004D1BAD" w:rsidRDefault="004D1BAD" w:rsidP="006025CC">
      <w:pPr>
        <w:pStyle w:val="CommentText"/>
      </w:pPr>
      <w:r>
        <w:rPr>
          <w:rStyle w:val="CommentReference"/>
        </w:rPr>
        <w:annotationRef/>
      </w:r>
      <w:r>
        <w:rPr>
          <w:lang w:val="mi-NZ"/>
        </w:rPr>
        <w:t>You could include an example where someone has quantified the energetic cost of courtship in one or two species - that would be a nice way of showing how expensive it is to court! Maybe one example of high energy and one example of decreased survival</w:t>
      </w:r>
    </w:p>
  </w:comment>
  <w:comment w:id="28" w:author="Chrissie Painting" w:date="2023-06-19T16:37:00Z" w:initials="CP">
    <w:p w14:paraId="4916D949" w14:textId="6E89FAC0" w:rsidR="004D1BAD" w:rsidRDefault="00CB5F73" w:rsidP="002F4A23">
      <w:pPr>
        <w:pStyle w:val="CommentText"/>
      </w:pPr>
      <w:r>
        <w:rPr>
          <w:rStyle w:val="CommentReference"/>
        </w:rPr>
        <w:annotationRef/>
      </w:r>
      <w:r w:rsidR="004D1BAD">
        <w:rPr>
          <w:lang w:val="mi-NZ"/>
        </w:rPr>
        <w:t>I think this paragraph isn't needed for a future paper. We do need to make the point that courtship is mostly done by males, but we can do that much more briefly by how I've said 'mostly males' in the first sentence of your introduction</w:t>
      </w:r>
    </w:p>
  </w:comment>
  <w:comment w:id="29" w:author="Chrissie Painting" w:date="2023-06-19T16:43:00Z" w:initials="CP">
    <w:p w14:paraId="426414DB" w14:textId="77777777" w:rsidR="004D1BAD" w:rsidRDefault="004D1BAD" w:rsidP="002F7788">
      <w:pPr>
        <w:pStyle w:val="CommentText"/>
      </w:pPr>
      <w:r>
        <w:rPr>
          <w:rStyle w:val="CommentReference"/>
        </w:rPr>
        <w:annotationRef/>
      </w:r>
      <w:r>
        <w:rPr>
          <w:lang w:val="mi-NZ"/>
        </w:rPr>
        <w:t xml:space="preserve">Oh this will link nicely into what I suggest for the previous paragraph on how it takes a lot of energy to court, so adjust levels based on female quality. Nice! </w:t>
      </w:r>
    </w:p>
  </w:comment>
  <w:comment w:id="30" w:author="Chrissie Painting" w:date="2023-06-19T16:45:00Z" w:initials="CP">
    <w:p w14:paraId="13CA166D" w14:textId="77777777" w:rsidR="004D1BAD" w:rsidRDefault="004D1BAD" w:rsidP="0092361F">
      <w:pPr>
        <w:pStyle w:val="CommentText"/>
      </w:pPr>
      <w:r>
        <w:rPr>
          <w:rStyle w:val="CommentReference"/>
        </w:rPr>
        <w:annotationRef/>
      </w:r>
      <w:r>
        <w:rPr>
          <w:lang w:val="mi-NZ"/>
        </w:rPr>
        <w:t xml:space="preserve">Could you just say species here? Or insects? </w:t>
      </w:r>
    </w:p>
  </w:comment>
  <w:comment w:id="32" w:author="Chrissie Painting" w:date="2023-06-19T16:48:00Z" w:initials="CP">
    <w:p w14:paraId="5816C926" w14:textId="77777777" w:rsidR="00F73FAD" w:rsidRDefault="0079313E" w:rsidP="005F4D9C">
      <w:pPr>
        <w:pStyle w:val="CommentText"/>
      </w:pPr>
      <w:r>
        <w:rPr>
          <w:rStyle w:val="CommentReference"/>
        </w:rPr>
        <w:annotationRef/>
      </w:r>
      <w:r w:rsidR="00F73FAD">
        <w:rPr>
          <w:lang w:val="mi-NZ"/>
        </w:rPr>
        <w:t xml:space="preserve">I think this first sentence on spiders shoudl be about them being a great model for the study of courtship behaviour - ie focus on courtship rather than these other things you mention because courtship is the focus of this paper. I think you could remove this sentence completeyl. </w:t>
      </w:r>
    </w:p>
  </w:comment>
  <w:comment w:id="35" w:author="Chrissie Painting" w:date="2023-06-20T13:12:00Z" w:initials="CP">
    <w:p w14:paraId="7596A1DF" w14:textId="366A3F6B" w:rsidR="00F73FAD" w:rsidRDefault="00F73FAD">
      <w:pPr>
        <w:pStyle w:val="CommentText"/>
      </w:pPr>
      <w:r>
        <w:rPr>
          <w:rStyle w:val="CommentReference"/>
        </w:rPr>
        <w:annotationRef/>
      </w:r>
      <w:r>
        <w:rPr>
          <w:lang w:val="mi-NZ"/>
        </w:rPr>
        <w:t>I think you could rephrase this to say "use elaborate dances, bright colours and vibration"</w:t>
      </w:r>
    </w:p>
    <w:p w14:paraId="70F37FDF" w14:textId="77777777" w:rsidR="00F73FAD" w:rsidRDefault="00F73FAD" w:rsidP="00F81B00">
      <w:pPr>
        <w:pStyle w:val="CommentText"/>
      </w:pPr>
      <w:r>
        <w:rPr>
          <w:lang w:val="mi-NZ"/>
        </w:rPr>
        <w:t xml:space="preserve">(as the Girard work shows it isn't just visual </w:t>
      </w:r>
    </w:p>
  </w:comment>
  <w:comment w:id="65" w:author="Chrissie Painting" w:date="2023-06-20T15:15:00Z" w:initials="CP">
    <w:p w14:paraId="68D9D164" w14:textId="77777777" w:rsidR="003642D6" w:rsidRDefault="003642D6">
      <w:pPr>
        <w:pStyle w:val="CommentText"/>
      </w:pPr>
      <w:r>
        <w:rPr>
          <w:rStyle w:val="CommentReference"/>
        </w:rPr>
        <w:annotationRef/>
      </w:r>
      <w:r>
        <w:rPr>
          <w:lang w:val="mi-NZ"/>
        </w:rPr>
        <w:t xml:space="preserve">Here I've made this paragraph focus on Pisauridae and then Dolomedes generally, then you can move the D minor specific stuff to a new paragraph. </w:t>
      </w:r>
    </w:p>
    <w:p w14:paraId="0742DE1C" w14:textId="77777777" w:rsidR="003642D6" w:rsidRDefault="003642D6">
      <w:pPr>
        <w:pStyle w:val="CommentText"/>
      </w:pPr>
    </w:p>
    <w:p w14:paraId="0B30988F" w14:textId="77777777" w:rsidR="003642D6" w:rsidRDefault="003642D6" w:rsidP="005C4BAD">
      <w:pPr>
        <w:pStyle w:val="CommentText"/>
      </w:pPr>
      <w:r>
        <w:rPr>
          <w:lang w:val="mi-NZ"/>
        </w:rPr>
        <w:t xml:space="preserve">Do any of the Dolomedes studies assess whether males are able to assess female quality or whether males adjust behaviour depending on something about the female? I would need to re-read them all but am wondering if theres anything in any of the Johnson or Schwartz papers that should be included here to help make the suggestion that there is some scope to suggest males CAN assess female quality in this gropu. </w:t>
      </w:r>
    </w:p>
  </w:comment>
  <w:comment w:id="100" w:author="Chrissie Painting" w:date="2023-06-20T15:30:00Z" w:initials="CP">
    <w:p w14:paraId="44786DDA" w14:textId="77777777" w:rsidR="002C4D02" w:rsidRDefault="002C4D02" w:rsidP="00563482">
      <w:pPr>
        <w:pStyle w:val="CommentText"/>
      </w:pPr>
      <w:r>
        <w:rPr>
          <w:rStyle w:val="CommentReference"/>
        </w:rPr>
        <w:annotationRef/>
      </w:r>
      <w:r>
        <w:rPr>
          <w:lang w:val="mi-NZ"/>
        </w:rPr>
        <w:t xml:space="preserve">We might need to work on these predictions a little more for the paper </w:t>
      </w:r>
    </w:p>
  </w:comment>
  <w:comment w:id="119" w:author="Chrissie Painting" w:date="2023-06-20T15:36:00Z" w:initials="CP">
    <w:p w14:paraId="6C7CA7F1" w14:textId="77777777" w:rsidR="001251FC" w:rsidRDefault="001251FC" w:rsidP="00076BED">
      <w:pPr>
        <w:pStyle w:val="CommentText"/>
      </w:pPr>
      <w:r>
        <w:rPr>
          <w:rStyle w:val="CommentReference"/>
        </w:rPr>
        <w:annotationRef/>
      </w:r>
      <w:r>
        <w:rPr>
          <w:lang w:val="mi-NZ"/>
        </w:rPr>
        <w:t xml:space="preserve">These bits we will change a bit later as Simon will be a co-author so no longer needs credit like you did in your thesis </w:t>
      </w:r>
    </w:p>
  </w:comment>
  <w:comment w:id="146" w:author="Chrissie Painting" w:date="2023-06-20T15:45:00Z" w:initials="CP">
    <w:p w14:paraId="39B046E1" w14:textId="77777777" w:rsidR="001251FC" w:rsidRDefault="001251FC" w:rsidP="00753261">
      <w:pPr>
        <w:pStyle w:val="CommentText"/>
      </w:pPr>
      <w:r>
        <w:rPr>
          <w:rStyle w:val="CommentReference"/>
        </w:rPr>
        <w:annotationRef/>
      </w:r>
      <w:r>
        <w:rPr>
          <w:lang w:val="mi-NZ"/>
        </w:rPr>
        <w:t xml:space="preserve">Will need a bit more detail here to say that females were run through one experiment until copulation, and then done again for a second assay using a new set of unmated males, allowing us to compare the courtship behaviour of males facing mated or unmated females. You do explain this below but I think it needs to be rearranged a little </w:t>
      </w:r>
    </w:p>
  </w:comment>
  <w:comment w:id="147" w:author="Chrissie Painting" w:date="2023-06-20T15:47:00Z" w:initials="CP">
    <w:p w14:paraId="597D987D" w14:textId="77777777" w:rsidR="001251FC" w:rsidRDefault="001251FC" w:rsidP="0098676B">
      <w:pPr>
        <w:pStyle w:val="CommentText"/>
      </w:pPr>
      <w:r>
        <w:rPr>
          <w:rStyle w:val="CommentReference"/>
        </w:rPr>
        <w:annotationRef/>
      </w:r>
      <w:r>
        <w:rPr>
          <w:lang w:val="mi-NZ"/>
        </w:rPr>
        <w:t xml:space="preserve">Just describe what happened for the trials you actually use, ignore any extras that Simon did for his other part of his thesis </w:t>
      </w:r>
    </w:p>
  </w:comment>
  <w:comment w:id="162" w:author="Chrissie Painting" w:date="2023-06-20T15:50:00Z" w:initials="CP">
    <w:p w14:paraId="0A0CE058" w14:textId="77777777" w:rsidR="001251FC" w:rsidRDefault="001251FC" w:rsidP="00D52348">
      <w:pPr>
        <w:pStyle w:val="CommentText"/>
      </w:pPr>
      <w:r>
        <w:rPr>
          <w:rStyle w:val="CommentReference"/>
        </w:rPr>
        <w:annotationRef/>
      </w:r>
      <w:r>
        <w:rPr>
          <w:lang w:val="mi-NZ"/>
        </w:rPr>
        <w:t>Make this section not sperated between you and Simon, just make it relevant to what is useful for this particular paper (i.e. Ignore anything irrelevant to this paper)</w:t>
      </w:r>
    </w:p>
  </w:comment>
  <w:comment w:id="163" w:author="Chrissie Painting" w:date="2023-06-20T15:51:00Z" w:initials="CP">
    <w:p w14:paraId="44B0DD91" w14:textId="77777777" w:rsidR="001251FC" w:rsidRDefault="001251FC">
      <w:pPr>
        <w:pStyle w:val="CommentText"/>
      </w:pPr>
      <w:r>
        <w:rPr>
          <w:rStyle w:val="CommentReference"/>
        </w:rPr>
        <w:annotationRef/>
      </w:r>
      <w:r>
        <w:rPr>
          <w:lang w:val="mi-NZ"/>
        </w:rPr>
        <w:t xml:space="preserve">I think you could say </w:t>
      </w:r>
    </w:p>
    <w:p w14:paraId="5030E070" w14:textId="77777777" w:rsidR="001251FC" w:rsidRDefault="001251FC">
      <w:pPr>
        <w:pStyle w:val="CommentText"/>
      </w:pPr>
      <w:r>
        <w:rPr>
          <w:lang w:val="mi-NZ"/>
        </w:rPr>
        <w:t xml:space="preserve">For each mating assay we first scored the videos using BORIS software to quantify the number of courtship attempts....etc etc. </w:t>
      </w:r>
    </w:p>
    <w:p w14:paraId="1C6FCF21" w14:textId="77777777" w:rsidR="001251FC" w:rsidRDefault="001251FC" w:rsidP="00F05FE0">
      <w:pPr>
        <w:pStyle w:val="CommentText"/>
      </w:pPr>
      <w:r>
        <w:rPr>
          <w:lang w:val="mi-NZ"/>
        </w:rPr>
        <w:t xml:space="preserve">We then rescored each video to describe the fine-scale courtship elements of D. Minor males. </w:t>
      </w:r>
    </w:p>
  </w:comment>
  <w:comment w:id="188" w:author="Chrissie Painting" w:date="2023-06-20T16:05:00Z" w:initials="CP">
    <w:p w14:paraId="3F69FAEB" w14:textId="77777777" w:rsidR="00DF3614" w:rsidRDefault="00DF3614">
      <w:pPr>
        <w:pStyle w:val="CommentText"/>
      </w:pPr>
      <w:r>
        <w:rPr>
          <w:rStyle w:val="CommentReference"/>
        </w:rPr>
        <w:annotationRef/>
      </w:r>
      <w:r>
        <w:rPr>
          <w:lang w:val="mi-NZ"/>
        </w:rPr>
        <w:t xml:space="preserve">I don't think Wilcoxon tests use means, they use ranks? </w:t>
      </w:r>
    </w:p>
    <w:p w14:paraId="24EDE9C8" w14:textId="77777777" w:rsidR="00DF3614" w:rsidRDefault="00DF3614" w:rsidP="00A83D53">
      <w:pPr>
        <w:pStyle w:val="CommentText"/>
      </w:pPr>
      <w:r>
        <w:rPr>
          <w:lang w:val="mi-NZ"/>
        </w:rPr>
        <w:t xml:space="preserve">I think you call this a Wilcoxan signed-rank test? </w:t>
      </w:r>
    </w:p>
  </w:comment>
  <w:comment w:id="189" w:author="Chrissie Painting" w:date="2023-06-20T16:05:00Z" w:initials="CP">
    <w:p w14:paraId="5029682B" w14:textId="77777777" w:rsidR="00DF3614" w:rsidRDefault="00DF3614" w:rsidP="00DD40E8">
      <w:pPr>
        <w:pStyle w:val="CommentText"/>
      </w:pPr>
      <w:r>
        <w:rPr>
          <w:rStyle w:val="CommentReference"/>
        </w:rPr>
        <w:annotationRef/>
      </w:r>
      <w:r>
        <w:rPr>
          <w:lang w:val="mi-NZ"/>
        </w:rPr>
        <w:t xml:space="preserve">I'm not sure you need this test, as using a non-parametric test removes the need to test for homogenity? Or are you saying you first tested for homogeneity of variance, and give this was violated, you used Wilcoxon tests? If the latter then rearrrange so that this comes first </w:t>
      </w:r>
    </w:p>
  </w:comment>
  <w:comment w:id="190" w:author="Chrissie Painting" w:date="2023-06-21T11:26:00Z" w:initials="CP">
    <w:p w14:paraId="6218043F" w14:textId="77777777" w:rsidR="00CC4E6D" w:rsidRDefault="00CC4E6D" w:rsidP="00A22ED8">
      <w:pPr>
        <w:pStyle w:val="CommentText"/>
      </w:pPr>
      <w:r>
        <w:rPr>
          <w:rStyle w:val="CommentReference"/>
        </w:rPr>
        <w:annotationRef/>
      </w:r>
      <w:r>
        <w:rPr>
          <w:lang w:val="mi-NZ"/>
        </w:rPr>
        <w:t>If we keep this in it should come after all the comparisons of the networks as the difference in courtship structure and time betwe nthe two groups is the primary question</w:t>
      </w:r>
    </w:p>
  </w:comment>
  <w:comment w:id="193" w:author="Chrissie Painting" w:date="2023-06-21T11:26:00Z" w:initials="CP">
    <w:p w14:paraId="20177B38" w14:textId="77777777" w:rsidR="00CC4E6D" w:rsidRDefault="00CC4E6D" w:rsidP="00CF0D1C">
      <w:pPr>
        <w:pStyle w:val="CommentText"/>
      </w:pPr>
      <w:r>
        <w:rPr>
          <w:rStyle w:val="CommentReference"/>
        </w:rPr>
        <w:annotationRef/>
      </w:r>
      <w:r>
        <w:rPr>
          <w:lang w:val="mi-NZ"/>
        </w:rPr>
        <w:t xml:space="preserve">Add citation for this package </w:t>
      </w:r>
    </w:p>
  </w:comment>
  <w:comment w:id="196" w:author="Chrissie Painting" w:date="2023-06-21T11:27:00Z" w:initials="CP">
    <w:p w14:paraId="56E5B578" w14:textId="77777777" w:rsidR="00CC4E6D" w:rsidRDefault="00CC4E6D" w:rsidP="00501B85">
      <w:pPr>
        <w:pStyle w:val="CommentText"/>
      </w:pPr>
      <w:r>
        <w:rPr>
          <w:rStyle w:val="CommentReference"/>
        </w:rPr>
        <w:annotationRef/>
      </w:r>
      <w:r>
        <w:rPr>
          <w:lang w:val="mi-NZ"/>
        </w:rPr>
        <w:t xml:space="preserve">Add an example of two behaviours that became combined just so the reader knows what you mean here </w:t>
      </w:r>
    </w:p>
  </w:comment>
  <w:comment w:id="199" w:author="Chrissie Painting" w:date="2023-06-21T11:29:00Z" w:initials="CP">
    <w:p w14:paraId="4632DC8E" w14:textId="77777777" w:rsidR="00CC4E6D" w:rsidRDefault="00CC4E6D" w:rsidP="002C6228">
      <w:pPr>
        <w:pStyle w:val="CommentText"/>
      </w:pPr>
      <w:r>
        <w:rPr>
          <w:rStyle w:val="CommentReference"/>
        </w:rPr>
        <w:annotationRef/>
      </w:r>
      <w:r>
        <w:rPr>
          <w:lang w:val="mi-NZ"/>
        </w:rPr>
        <w:t xml:space="preserve">To shape for a paper you can go through and change all the I/me/my to we/our ☺️ </w:t>
      </w:r>
    </w:p>
  </w:comment>
  <w:comment w:id="206" w:author="Chrissie Painting" w:date="2023-06-21T11:32:00Z" w:initials="CP">
    <w:p w14:paraId="5976CE39" w14:textId="77777777" w:rsidR="00CC4E6D" w:rsidRDefault="00CC4E6D" w:rsidP="00FD183D">
      <w:pPr>
        <w:pStyle w:val="CommentText"/>
      </w:pPr>
      <w:r>
        <w:rPr>
          <w:rStyle w:val="CommentReference"/>
        </w:rPr>
        <w:annotationRef/>
      </w:r>
      <w:r>
        <w:rPr>
          <w:lang w:val="mi-NZ"/>
        </w:rPr>
        <w:t xml:space="preserve">This section above is excellent, very well explained! </w:t>
      </w:r>
    </w:p>
  </w:comment>
  <w:comment w:id="216" w:author="Chrissie Painting" w:date="2023-06-21T11:55:00Z" w:initials="CP">
    <w:p w14:paraId="1A82CEF7" w14:textId="77777777" w:rsidR="00D43A8B" w:rsidRDefault="00D43A8B" w:rsidP="0086036A">
      <w:pPr>
        <w:pStyle w:val="CommentText"/>
      </w:pPr>
      <w:r>
        <w:rPr>
          <w:rStyle w:val="CommentReference"/>
        </w:rPr>
        <w:annotationRef/>
      </w:r>
      <w:r>
        <w:rPr>
          <w:lang w:val="mi-NZ"/>
        </w:rPr>
        <w:t xml:space="preserve">Should this be mean courtship bout duration? </w:t>
      </w:r>
    </w:p>
  </w:comment>
  <w:comment w:id="219" w:author="Chrissie Painting" w:date="2023-06-21T12:00:00Z" w:initials="CP">
    <w:p w14:paraId="33D17F8A" w14:textId="28DAC193" w:rsidR="00D43A8B" w:rsidRDefault="00D43A8B">
      <w:pPr>
        <w:pStyle w:val="CommentText"/>
      </w:pPr>
      <w:r>
        <w:rPr>
          <w:rStyle w:val="CommentReference"/>
        </w:rPr>
        <w:annotationRef/>
      </w:r>
      <w:r>
        <w:rPr>
          <w:lang w:val="mi-NZ"/>
        </w:rPr>
        <w:t xml:space="preserve">Actually i think this sounds more complicated than it needs to because there are just 3 models right? </w:t>
      </w:r>
    </w:p>
    <w:p w14:paraId="0716AF52" w14:textId="77777777" w:rsidR="00D43A8B" w:rsidRDefault="00D43A8B">
      <w:pPr>
        <w:pStyle w:val="CommentText"/>
      </w:pPr>
      <w:r>
        <w:rPr>
          <w:lang w:val="mi-NZ"/>
        </w:rPr>
        <w:t xml:space="preserve">Could you just say </w:t>
      </w:r>
    </w:p>
    <w:p w14:paraId="44935839" w14:textId="77777777" w:rsidR="00D43A8B" w:rsidRDefault="00D43A8B" w:rsidP="007B2472">
      <w:pPr>
        <w:pStyle w:val="CommentText"/>
      </w:pPr>
      <w:r>
        <w:rPr>
          <w:lang w:val="mi-NZ"/>
        </w:rPr>
        <w:t>The GLMM with number of courtship attempts used a Poisson distribution, while the models for total and average courtship duration used a Gaussian distribution</w:t>
      </w:r>
    </w:p>
  </w:comment>
  <w:comment w:id="227" w:author="Chrissie Painting" w:date="2023-06-21T16:10:00Z" w:initials="CP">
    <w:p w14:paraId="2CCAA935" w14:textId="77777777" w:rsidR="00895208" w:rsidRDefault="00895208">
      <w:pPr>
        <w:pStyle w:val="CommentText"/>
      </w:pPr>
      <w:r>
        <w:rPr>
          <w:rStyle w:val="CommentReference"/>
        </w:rPr>
        <w:annotationRef/>
      </w:r>
      <w:r>
        <w:rPr>
          <w:lang w:val="mi-NZ"/>
        </w:rPr>
        <w:t xml:space="preserve">I think we want to test directly whether females are more aggressive when already mated </w:t>
      </w:r>
    </w:p>
    <w:p w14:paraId="5CE008BF" w14:textId="77777777" w:rsidR="00895208" w:rsidRDefault="00895208" w:rsidP="00FE5159">
      <w:pPr>
        <w:pStyle w:val="CommentText"/>
      </w:pPr>
      <w:r>
        <w:rPr>
          <w:lang w:val="mi-NZ"/>
        </w:rPr>
        <w:t xml:space="preserve">We can talk about this on Friday but can at least compare rate of aggression between the unmated and mated groups? </w:t>
      </w:r>
    </w:p>
  </w:comment>
  <w:comment w:id="230" w:author="Chrissie Painting" w:date="2023-06-21T14:12:00Z" w:initials="CP">
    <w:p w14:paraId="103F4211" w14:textId="68283FF3" w:rsidR="003228C5" w:rsidRDefault="003228C5" w:rsidP="00A870C3">
      <w:pPr>
        <w:pStyle w:val="CommentText"/>
      </w:pPr>
      <w:r>
        <w:rPr>
          <w:rStyle w:val="CommentReference"/>
        </w:rPr>
        <w:annotationRef/>
      </w:r>
      <w:r>
        <w:rPr>
          <w:lang w:val="mi-NZ"/>
        </w:rPr>
        <w:t xml:space="preserve">Add in a section here that cites Table 1 Ethogram and explains some of the key interesting thigns about courtship behaviour. You could quote the overall means &amp; standard errors for different behaviours perhaps or whatever you think would nicely summarise courtship </w:t>
      </w:r>
    </w:p>
  </w:comment>
  <w:comment w:id="231" w:author="Chrissie Painting" w:date="2023-06-21T14:14:00Z" w:initials="CP">
    <w:p w14:paraId="58996903" w14:textId="77777777" w:rsidR="003228C5" w:rsidRDefault="003228C5">
      <w:pPr>
        <w:pStyle w:val="CommentText"/>
      </w:pPr>
      <w:r>
        <w:rPr>
          <w:rStyle w:val="CommentReference"/>
        </w:rPr>
        <w:annotationRef/>
      </w:r>
      <w:r>
        <w:rPr>
          <w:lang w:val="mi-NZ"/>
        </w:rPr>
        <w:t xml:space="preserve">E.g. Give the overall mean and SE for time spent courting across all observations perhaps? </w:t>
      </w:r>
    </w:p>
    <w:p w14:paraId="105E6FFC" w14:textId="77777777" w:rsidR="003228C5" w:rsidRDefault="003228C5">
      <w:pPr>
        <w:pStyle w:val="CommentText"/>
      </w:pPr>
    </w:p>
    <w:p w14:paraId="39C15FB3" w14:textId="77777777" w:rsidR="003228C5" w:rsidRDefault="003228C5" w:rsidP="00E95862">
      <w:pPr>
        <w:pStyle w:val="CommentText"/>
      </w:pPr>
      <w:r>
        <w:rPr>
          <w:lang w:val="mi-NZ"/>
        </w:rPr>
        <w:t>Briefly summarise it all I think</w:t>
      </w:r>
    </w:p>
  </w:comment>
  <w:comment w:id="240" w:author="Chrissie Painting" w:date="2023-06-21T12:02:00Z" w:initials="CP">
    <w:p w14:paraId="580C15FE" w14:textId="5D83F595" w:rsidR="00D43A8B" w:rsidRDefault="00D43A8B" w:rsidP="00800D64">
      <w:pPr>
        <w:pStyle w:val="CommentText"/>
      </w:pPr>
      <w:r>
        <w:rPr>
          <w:rStyle w:val="CommentReference"/>
        </w:rPr>
        <w:annotationRef/>
      </w:r>
      <w:r>
        <w:rPr>
          <w:lang w:val="mi-NZ"/>
        </w:rPr>
        <w:t xml:space="preserve">Replace all the commas with decimal points throughout the results </w:t>
      </w:r>
    </w:p>
  </w:comment>
  <w:comment w:id="242" w:author="Chrissie Painting" w:date="2023-06-21T13:48:00Z" w:initials="CP">
    <w:p w14:paraId="08B36EBB" w14:textId="77777777" w:rsidR="00F75EC2" w:rsidRDefault="00F75EC2" w:rsidP="00222018">
      <w:pPr>
        <w:pStyle w:val="CommentText"/>
      </w:pPr>
      <w:r>
        <w:rPr>
          <w:rStyle w:val="CommentReference"/>
        </w:rPr>
        <w:annotationRef/>
      </w:r>
      <w:r>
        <w:rPr>
          <w:lang w:val="mi-NZ"/>
        </w:rPr>
        <w:t xml:space="preserve">If variance is equal could you not have used a paired t test? </w:t>
      </w:r>
    </w:p>
  </w:comment>
  <w:comment w:id="243" w:author="Chrissie Painting" w:date="2023-06-21T14:09:00Z" w:initials="CP">
    <w:p w14:paraId="5ABD325E" w14:textId="77777777" w:rsidR="003228C5" w:rsidRDefault="003228C5" w:rsidP="0010026C">
      <w:pPr>
        <w:pStyle w:val="CommentText"/>
      </w:pPr>
      <w:r>
        <w:rPr>
          <w:rStyle w:val="CommentReference"/>
        </w:rPr>
        <w:annotationRef/>
      </w:r>
      <w:r>
        <w:rPr>
          <w:lang w:val="mi-NZ"/>
        </w:rPr>
        <w:t xml:space="preserve">This is definately a bit of a double up to the Wilcoxon tests so we might want to talk about how to strip this back so it isn't repetitive </w:t>
      </w:r>
    </w:p>
  </w:comment>
  <w:comment w:id="256" w:author="Chrissie Painting" w:date="2023-06-21T14:08:00Z" w:initials="CP">
    <w:p w14:paraId="03B99AEE" w14:textId="51EA4A06" w:rsidR="003228C5" w:rsidRDefault="003228C5">
      <w:pPr>
        <w:pStyle w:val="CommentText"/>
      </w:pPr>
      <w:r>
        <w:rPr>
          <w:rStyle w:val="CommentReference"/>
        </w:rPr>
        <w:annotationRef/>
      </w:r>
      <w:r>
        <w:rPr>
          <w:lang w:val="mi-NZ"/>
        </w:rPr>
        <w:t xml:space="preserve">This could be simplified a lot. I would put this result first </w:t>
      </w:r>
    </w:p>
    <w:p w14:paraId="02793D82" w14:textId="77777777" w:rsidR="003228C5" w:rsidRDefault="003228C5">
      <w:pPr>
        <w:pStyle w:val="CommentText"/>
      </w:pPr>
      <w:r>
        <w:rPr>
          <w:lang w:val="mi-NZ"/>
        </w:rPr>
        <w:t xml:space="preserve">Number of attacks was significnatly related to the number of courtshpi attempts, where the more attacks that a female made, the higher the number of courtship bouts. </w:t>
      </w:r>
    </w:p>
    <w:p w14:paraId="00395BAD" w14:textId="77777777" w:rsidR="003228C5" w:rsidRDefault="003228C5">
      <w:pPr>
        <w:pStyle w:val="CommentText"/>
      </w:pPr>
    </w:p>
    <w:p w14:paraId="4BCB2EB9" w14:textId="77777777" w:rsidR="003228C5" w:rsidRDefault="003228C5" w:rsidP="00CC32CE">
      <w:pPr>
        <w:pStyle w:val="CommentText"/>
      </w:pPr>
      <w:r>
        <w:rPr>
          <w:lang w:val="mi-NZ"/>
        </w:rPr>
        <w:t xml:space="preserve">Did I understand correctly? </w:t>
      </w:r>
    </w:p>
  </w:comment>
  <w:comment w:id="257" w:author="Chrissie Painting" w:date="2023-06-21T14:15:00Z" w:initials="CP">
    <w:p w14:paraId="5E3A00D0" w14:textId="77777777" w:rsidR="003228C5" w:rsidRDefault="003228C5" w:rsidP="003C698E">
      <w:pPr>
        <w:pStyle w:val="CommentText"/>
      </w:pPr>
      <w:r>
        <w:rPr>
          <w:rStyle w:val="CommentReference"/>
        </w:rPr>
        <w:annotationRef/>
      </w:r>
      <w:r>
        <w:rPr>
          <w:lang w:val="mi-NZ"/>
        </w:rPr>
        <w:t xml:space="preserve">Ah sorry, so this could be moved up to the new section that I suggest under 'description of courtship behaviour' </w:t>
      </w:r>
    </w:p>
  </w:comment>
  <w:comment w:id="261" w:author="Chrissie Painting" w:date="2023-06-21T14:34:00Z" w:initials="CP">
    <w:p w14:paraId="5C6A07F8" w14:textId="77777777" w:rsidR="00AC1003" w:rsidRDefault="00AC1003" w:rsidP="0056073F">
      <w:pPr>
        <w:pStyle w:val="CommentText"/>
      </w:pPr>
      <w:r>
        <w:rPr>
          <w:rStyle w:val="CommentReference"/>
        </w:rPr>
        <w:annotationRef/>
      </w:r>
      <w:r>
        <w:rPr>
          <w:lang w:val="mi-NZ"/>
        </w:rPr>
        <w:t>Are circles phase 2, rectangles phase 1? As I think framing it around that would help (see my comments further down)</w:t>
      </w:r>
    </w:p>
  </w:comment>
  <w:comment w:id="272" w:author="Chrissie Painting" w:date="2023-06-21T14:16:00Z" w:initials="CP">
    <w:p w14:paraId="2BF49670" w14:textId="357DE1EE" w:rsidR="003228C5" w:rsidRDefault="003228C5" w:rsidP="00892C0D">
      <w:pPr>
        <w:pStyle w:val="CommentText"/>
      </w:pPr>
      <w:r>
        <w:rPr>
          <w:rStyle w:val="CommentReference"/>
        </w:rPr>
        <w:annotationRef/>
      </w:r>
      <w:r>
        <w:rPr>
          <w:lang w:val="mi-NZ"/>
        </w:rPr>
        <w:t>Not quite suhat this means?</w:t>
      </w:r>
    </w:p>
  </w:comment>
  <w:comment w:id="273" w:author="Chrissie Painting" w:date="2023-06-21T14:17:00Z" w:initials="CP">
    <w:p w14:paraId="27C68242" w14:textId="77777777" w:rsidR="003228C5" w:rsidRDefault="003228C5" w:rsidP="00657C3D">
      <w:pPr>
        <w:pStyle w:val="CommentText"/>
      </w:pPr>
      <w:r>
        <w:rPr>
          <w:rStyle w:val="CommentReference"/>
        </w:rPr>
        <w:annotationRef/>
      </w:r>
      <w:r>
        <w:rPr>
          <w:lang w:val="mi-NZ"/>
        </w:rPr>
        <w:t xml:space="preserve">Not super clear what strong mutual transitions are sorry! </w:t>
      </w:r>
    </w:p>
  </w:comment>
  <w:comment w:id="274" w:author="Chrissie Painting" w:date="2023-06-21T14:17:00Z" w:initials="CP">
    <w:p w14:paraId="0372A54A" w14:textId="77777777" w:rsidR="003228C5" w:rsidRDefault="003228C5" w:rsidP="00483670">
      <w:pPr>
        <w:pStyle w:val="CommentText"/>
      </w:pPr>
      <w:r>
        <w:rPr>
          <w:rStyle w:val="CommentReference"/>
        </w:rPr>
        <w:annotationRef/>
      </w:r>
      <w:r>
        <w:rPr>
          <w:lang w:val="mi-NZ"/>
        </w:rPr>
        <w:t xml:space="preserve">Not quite sure I follow here sorry! You might need to explain thsi one to me on Friday </w:t>
      </w:r>
    </w:p>
  </w:comment>
  <w:comment w:id="277" w:author="Chrissie Painting" w:date="2023-06-21T14:20:00Z" w:initials="CP">
    <w:p w14:paraId="650900FB" w14:textId="77777777" w:rsidR="003228C5" w:rsidRDefault="003228C5">
      <w:pPr>
        <w:pStyle w:val="CommentText"/>
      </w:pPr>
      <w:r>
        <w:rPr>
          <w:rStyle w:val="CommentReference"/>
        </w:rPr>
        <w:annotationRef/>
      </w:r>
      <w:r>
        <w:rPr>
          <w:lang w:val="mi-NZ"/>
        </w:rPr>
        <w:t>Would it be worth saying something here like</w:t>
      </w:r>
    </w:p>
    <w:p w14:paraId="306E1D2F" w14:textId="77777777" w:rsidR="003228C5" w:rsidRDefault="003228C5" w:rsidP="002220F3">
      <w:pPr>
        <w:pStyle w:val="CommentText"/>
      </w:pPr>
      <w:r>
        <w:rPr>
          <w:lang w:val="mi-NZ"/>
        </w:rPr>
        <w:t xml:space="preserve">"which resulted in either successful copulation, or XXX" and explain the alternative such as the male running away or whatever that resulted in having to start over again </w:t>
      </w:r>
    </w:p>
  </w:comment>
  <w:comment w:id="278" w:author="Chrissie Painting" w:date="2023-06-21T14:20:00Z" w:initials="CP">
    <w:p w14:paraId="2AB315AB" w14:textId="77777777" w:rsidR="00AC1003" w:rsidRDefault="003228C5" w:rsidP="0036792B">
      <w:pPr>
        <w:pStyle w:val="CommentText"/>
      </w:pPr>
      <w:r>
        <w:rPr>
          <w:rStyle w:val="CommentReference"/>
        </w:rPr>
        <w:annotationRef/>
      </w:r>
      <w:r w:rsidR="00AC1003">
        <w:rPr>
          <w:lang w:val="mi-NZ"/>
        </w:rPr>
        <w:t>I'm a bit confused, is Phase 2 anything that happens after the first mount attempt? Or during the mount attempt?</w:t>
      </w:r>
    </w:p>
  </w:comment>
  <w:comment w:id="281" w:author="Chrissie Painting" w:date="2023-06-21T14:21:00Z" w:initials="CP">
    <w:p w14:paraId="68C4CC9C" w14:textId="078F8F9B" w:rsidR="00AC1003" w:rsidRDefault="00AC1003" w:rsidP="00B37A08">
      <w:pPr>
        <w:pStyle w:val="CommentText"/>
      </w:pPr>
      <w:r>
        <w:rPr>
          <w:rStyle w:val="CommentReference"/>
        </w:rPr>
        <w:annotationRef/>
      </w:r>
      <w:r>
        <w:rPr>
          <w:lang w:val="mi-NZ"/>
        </w:rPr>
        <w:t xml:space="preserve">Explain this one to me when we meet as I can't follow sorry! </w:t>
      </w:r>
    </w:p>
  </w:comment>
  <w:comment w:id="282" w:author="Chrissie Painting" w:date="2023-06-21T14:32:00Z" w:initials="CP">
    <w:p w14:paraId="197DF14B" w14:textId="77777777" w:rsidR="00AC1003" w:rsidRDefault="00AC1003" w:rsidP="00122832">
      <w:pPr>
        <w:pStyle w:val="CommentText"/>
      </w:pPr>
      <w:r>
        <w:rPr>
          <w:rStyle w:val="CommentReference"/>
        </w:rPr>
        <w:annotationRef/>
      </w:r>
      <w:r>
        <w:rPr>
          <w:lang w:val="mi-NZ"/>
        </w:rPr>
        <w:t xml:space="preserve">Is this Phase One? </w:t>
      </w:r>
    </w:p>
  </w:comment>
  <w:comment w:id="283" w:author="Chrissie Painting" w:date="2023-06-21T14:32:00Z" w:initials="CP">
    <w:p w14:paraId="31D31AF6" w14:textId="77777777" w:rsidR="00AC1003" w:rsidRDefault="00AC1003" w:rsidP="009C0234">
      <w:pPr>
        <w:pStyle w:val="CommentText"/>
      </w:pPr>
      <w:r>
        <w:rPr>
          <w:rStyle w:val="CommentReference"/>
        </w:rPr>
        <w:annotationRef/>
      </w:r>
      <w:r>
        <w:rPr>
          <w:lang w:val="mi-NZ"/>
        </w:rPr>
        <w:t>Sentence fragment that seems unfinished?</w:t>
      </w:r>
    </w:p>
  </w:comment>
  <w:comment w:id="297" w:author="Chrissie Painting" w:date="2023-06-21T16:01:00Z" w:initials="CP">
    <w:p w14:paraId="448794C1" w14:textId="77777777" w:rsidR="00895208" w:rsidRDefault="00895208">
      <w:pPr>
        <w:pStyle w:val="CommentText"/>
      </w:pPr>
      <w:r>
        <w:rPr>
          <w:rStyle w:val="CommentReference"/>
        </w:rPr>
        <w:annotationRef/>
      </w:r>
      <w:r>
        <w:rPr>
          <w:lang w:val="mi-NZ"/>
        </w:rPr>
        <w:t xml:space="preserve">This first paragraph works pretty well, in that it summarises the key findings from your study. </w:t>
      </w:r>
    </w:p>
    <w:p w14:paraId="206288D5" w14:textId="77777777" w:rsidR="00895208" w:rsidRDefault="00895208">
      <w:pPr>
        <w:pStyle w:val="CommentText"/>
      </w:pPr>
      <w:r>
        <w:rPr>
          <w:lang w:val="mi-NZ"/>
        </w:rPr>
        <w:t xml:space="preserve">I think though, it needs to have a sentence or two at the end that puts the work back into context to the broader literature </w:t>
      </w:r>
    </w:p>
    <w:p w14:paraId="7F280940" w14:textId="77777777" w:rsidR="00895208" w:rsidRDefault="00895208">
      <w:pPr>
        <w:pStyle w:val="CommentText"/>
      </w:pPr>
      <w:r>
        <w:rPr>
          <w:lang w:val="mi-NZ"/>
        </w:rPr>
        <w:t>Something like</w:t>
      </w:r>
    </w:p>
    <w:p w14:paraId="50F4E3E8" w14:textId="77777777" w:rsidR="00895208" w:rsidRDefault="00895208" w:rsidP="0022367C">
      <w:pPr>
        <w:pStyle w:val="CommentText"/>
      </w:pPr>
      <w:r>
        <w:rPr>
          <w:lang w:val="mi-NZ"/>
        </w:rPr>
        <w:t xml:space="preserve">We therefore found little evidence that males adjust their courtship behaviour based on an assessment of female mating status, suggesting XXXX </w:t>
      </w:r>
    </w:p>
  </w:comment>
  <w:comment w:id="299" w:author="Chrissie Painting" w:date="2023-06-22T09:46:00Z" w:initials="CP">
    <w:p w14:paraId="66B71432" w14:textId="77777777" w:rsidR="00DD1FCB" w:rsidRDefault="00DD1FCB">
      <w:pPr>
        <w:pStyle w:val="CommentText"/>
      </w:pPr>
      <w:r>
        <w:rPr>
          <w:rStyle w:val="CommentReference"/>
        </w:rPr>
        <w:annotationRef/>
      </w:r>
      <w:r>
        <w:rPr>
          <w:lang w:val="mi-NZ"/>
        </w:rPr>
        <w:t xml:space="preserve">This paragraph wanders a bit between two points 1) that there is ritualised behaviour (I think stereotypical may be a better word but I'm not sure, we should check literature) and </w:t>
      </w:r>
    </w:p>
    <w:p w14:paraId="188EBB2D" w14:textId="77777777" w:rsidR="00DD1FCB" w:rsidRDefault="00DD1FCB">
      <w:pPr>
        <w:pStyle w:val="CommentText"/>
      </w:pPr>
      <w:r>
        <w:rPr>
          <w:lang w:val="mi-NZ"/>
        </w:rPr>
        <w:t xml:space="preserve">2) responses to female aggresion/costs </w:t>
      </w:r>
    </w:p>
    <w:p w14:paraId="36AF6E3D" w14:textId="77777777" w:rsidR="00DD1FCB" w:rsidRDefault="00DD1FCB">
      <w:pPr>
        <w:pStyle w:val="CommentText"/>
      </w:pPr>
    </w:p>
    <w:p w14:paraId="563264AD" w14:textId="77777777" w:rsidR="00DD1FCB" w:rsidRDefault="00DD1FCB" w:rsidP="00AC0139">
      <w:pPr>
        <w:pStyle w:val="CommentText"/>
      </w:pPr>
      <w:r>
        <w:rPr>
          <w:lang w:val="mi-NZ"/>
        </w:rPr>
        <w:t xml:space="preserve">What we might do is go through a plan together with the discussion to plot out the points for each paragraph </w:t>
      </w:r>
    </w:p>
  </w:comment>
  <w:comment w:id="303" w:author="Chrissie Painting" w:date="2023-06-22T09:47:00Z" w:initials="CP">
    <w:p w14:paraId="559C1088" w14:textId="77777777" w:rsidR="00DD1FCB" w:rsidRDefault="00DD1FCB" w:rsidP="00DD1FCB">
      <w:pPr>
        <w:pStyle w:val="CommentText"/>
      </w:pPr>
      <w:r>
        <w:rPr>
          <w:rStyle w:val="CommentReference"/>
        </w:rPr>
        <w:annotationRef/>
      </w:r>
      <w:r>
        <w:rPr>
          <w:lang w:val="mi-NZ"/>
        </w:rPr>
        <w:t xml:space="preserve">This would be better up in the previous paragraph that describes the courtship behaviours observed, with the cost/female agression stuff seperate </w:t>
      </w:r>
    </w:p>
  </w:comment>
  <w:comment w:id="305" w:author="Chrissie Painting" w:date="2023-06-22T09:49:00Z" w:initials="CP">
    <w:p w14:paraId="5F330314" w14:textId="77777777" w:rsidR="00DD1FCB" w:rsidRDefault="00DD1FCB" w:rsidP="00DD1FCB">
      <w:pPr>
        <w:pStyle w:val="CommentText"/>
      </w:pPr>
      <w:r>
        <w:rPr>
          <w:rStyle w:val="CommentReference"/>
        </w:rPr>
        <w:annotationRef/>
      </w:r>
      <w:r>
        <w:rPr>
          <w:lang w:val="mi-NZ"/>
        </w:rPr>
        <w:t xml:space="preserve">Eileen Hebets lab has done a lot of the leading work on communication in wolf spiders, take a look at her google scholar profile and pick a couple of hte most important of her citations too </w:t>
      </w:r>
    </w:p>
  </w:comment>
  <w:comment w:id="308" w:author="Chrissie Painting" w:date="2023-06-22T09:52:00Z" w:initials="CP">
    <w:p w14:paraId="75C08478" w14:textId="77777777" w:rsidR="00DD1FCB" w:rsidRDefault="00DD1FCB" w:rsidP="002C6327">
      <w:pPr>
        <w:pStyle w:val="CommentText"/>
      </w:pPr>
      <w:r>
        <w:rPr>
          <w:rStyle w:val="CommentReference"/>
        </w:rPr>
        <w:annotationRef/>
      </w:r>
      <w:r>
        <w:rPr>
          <w:lang w:val="mi-NZ"/>
        </w:rPr>
        <w:t xml:space="preserve">This part can be moved somewhere else and possibly rewritten, we can work on this bit </w:t>
      </w:r>
    </w:p>
  </w:comment>
  <w:comment w:id="309" w:author="Chrissie Painting" w:date="2023-06-22T09:47:00Z" w:initials="CP">
    <w:p w14:paraId="118DD12C" w14:textId="08F0822F" w:rsidR="00DD1FCB" w:rsidRDefault="00DD1FCB" w:rsidP="00A769AE">
      <w:pPr>
        <w:pStyle w:val="CommentText"/>
      </w:pPr>
      <w:r>
        <w:rPr>
          <w:rStyle w:val="CommentReference"/>
        </w:rPr>
        <w:annotationRef/>
      </w:r>
      <w:r>
        <w:rPr>
          <w:lang w:val="mi-NZ"/>
        </w:rPr>
        <w:t xml:space="preserve">This would be better up in the previous paragraph that describes the courtship behaviours observed, with the cost/female agression stuff seperate </w:t>
      </w:r>
    </w:p>
  </w:comment>
  <w:comment w:id="315" w:author="Chrissie Painting" w:date="2023-06-22T09:49:00Z" w:initials="CP">
    <w:p w14:paraId="13E43CAD" w14:textId="77777777" w:rsidR="00DD1FCB" w:rsidRDefault="00DD1FCB" w:rsidP="00F37BF4">
      <w:pPr>
        <w:pStyle w:val="CommentText"/>
      </w:pPr>
      <w:r>
        <w:rPr>
          <w:rStyle w:val="CommentReference"/>
        </w:rPr>
        <w:annotationRef/>
      </w:r>
      <w:r>
        <w:rPr>
          <w:lang w:val="mi-NZ"/>
        </w:rPr>
        <w:t xml:space="preserve">Eileen Hebets lab has done a lot of the leading work on communication in wolf spiders, take a look at her google scholar profile and pick a couple of hte most important of her citations too </w:t>
      </w:r>
    </w:p>
  </w:comment>
  <w:comment w:id="322" w:author="Chrissie Painting" w:date="2023-06-22T09:54:00Z" w:initials="CP">
    <w:p w14:paraId="75712E5C" w14:textId="77777777" w:rsidR="00DD1FCB" w:rsidRDefault="00DD1FCB" w:rsidP="00D428BA">
      <w:pPr>
        <w:pStyle w:val="CommentText"/>
      </w:pPr>
      <w:r>
        <w:rPr>
          <w:rStyle w:val="CommentReference"/>
        </w:rPr>
        <w:annotationRef/>
      </w:r>
      <w:r>
        <w:rPr>
          <w:lang w:val="mi-NZ"/>
        </w:rPr>
        <w:t xml:space="preserve">This sentence is a bit confusing as it isn't clear who is emitting the vibrations from teh way it is structured </w:t>
      </w:r>
    </w:p>
  </w:comment>
  <w:comment w:id="327" w:author="Chrissie Painting" w:date="2023-06-22T09:56:00Z" w:initials="CP">
    <w:p w14:paraId="487BFABD" w14:textId="77777777" w:rsidR="00695475" w:rsidRDefault="00695475" w:rsidP="000E77BE">
      <w:pPr>
        <w:pStyle w:val="CommentText"/>
      </w:pPr>
      <w:r>
        <w:rPr>
          <w:rStyle w:val="CommentReference"/>
        </w:rPr>
        <w:annotationRef/>
      </w:r>
      <w:r>
        <w:rPr>
          <w:lang w:val="mi-NZ"/>
        </w:rPr>
        <w:t xml:space="preserve">I see where you are going with the sentence but I think it is a bit of a jump from the previous one. We can work on this paragraph a bit as it is otherwise written really well </w:t>
      </w:r>
    </w:p>
  </w:comment>
  <w:comment w:id="328" w:author="Chrissie Painting" w:date="2023-06-22T09:57:00Z" w:initials="CP">
    <w:p w14:paraId="49A276C9" w14:textId="77777777" w:rsidR="00695475" w:rsidRDefault="00695475" w:rsidP="004D4458">
      <w:pPr>
        <w:pStyle w:val="CommentText"/>
      </w:pPr>
      <w:r>
        <w:rPr>
          <w:rStyle w:val="CommentReference"/>
        </w:rPr>
        <w:annotationRef/>
      </w:r>
      <w:r>
        <w:rPr>
          <w:lang w:val="mi-NZ"/>
        </w:rPr>
        <w:t xml:space="preserve">You make really great points in here but I think we can actually remove the bits about important/limitation of not using water because D minor aren't typically associated with water and so I think it is really unlikely that they require water to transmit their cues. Simon can comment on this though as our world expert on this species ☺️ </w:t>
      </w:r>
    </w:p>
  </w:comment>
  <w:comment w:id="329" w:author="Chrissie Painting" w:date="2023-06-22T09:59:00Z" w:initials="CP">
    <w:p w14:paraId="211D5B3E" w14:textId="77777777" w:rsidR="00695475" w:rsidRDefault="00695475" w:rsidP="0026433C">
      <w:pPr>
        <w:pStyle w:val="CommentText"/>
      </w:pPr>
      <w:r>
        <w:rPr>
          <w:rStyle w:val="CommentReference"/>
        </w:rPr>
        <w:annotationRef/>
      </w:r>
      <w:r>
        <w:rPr>
          <w:lang w:val="mi-NZ"/>
        </w:rPr>
        <w:t>I think this whole paragraph can likely be taken out, and instead we focus the limitation section on the duration of the female being in the arena prior to male introduction (like you do below)</w:t>
      </w:r>
    </w:p>
  </w:comment>
  <w:comment w:id="332" w:author="Chrissie Painting" w:date="2023-06-22T10:09:00Z" w:initials="CP">
    <w:p w14:paraId="0F0EDF63" w14:textId="77777777" w:rsidR="00B42F5B" w:rsidRDefault="00B42F5B">
      <w:pPr>
        <w:pStyle w:val="CommentText"/>
      </w:pPr>
      <w:r>
        <w:rPr>
          <w:rStyle w:val="CommentReference"/>
        </w:rPr>
        <w:annotationRef/>
      </w:r>
      <w:r>
        <w:rPr>
          <w:lang w:val="mi-NZ"/>
        </w:rPr>
        <w:t xml:space="preserve">I'll need to think of this a bit more but I think that we will want to move up all the didscussion about the influence (or lack of) of female mating status on behaviour, as this was our key focus of the paper and the more important findings. </w:t>
      </w:r>
    </w:p>
    <w:p w14:paraId="489C9DD3" w14:textId="77777777" w:rsidR="00B42F5B" w:rsidRDefault="00B42F5B">
      <w:pPr>
        <w:pStyle w:val="CommentText"/>
      </w:pPr>
    </w:p>
    <w:p w14:paraId="3B5F7EB8" w14:textId="77777777" w:rsidR="00B42F5B" w:rsidRDefault="00B42F5B">
      <w:pPr>
        <w:pStyle w:val="CommentText"/>
      </w:pPr>
      <w:r>
        <w:rPr>
          <w:lang w:val="mi-NZ"/>
        </w:rPr>
        <w:t xml:space="preserve">This paragraph starts out well but then the last sentence kinda switches topic so should be removed from here and instead, stick with talking about the influence of female mating status on courtship invesment </w:t>
      </w:r>
    </w:p>
    <w:p w14:paraId="598D353B" w14:textId="77777777" w:rsidR="00B42F5B" w:rsidRDefault="00B42F5B">
      <w:pPr>
        <w:pStyle w:val="CommentText"/>
      </w:pPr>
    </w:p>
    <w:p w14:paraId="717145F0" w14:textId="77777777" w:rsidR="00B42F5B" w:rsidRDefault="00B42F5B" w:rsidP="004C27C2">
      <w:pPr>
        <w:pStyle w:val="CommentText"/>
      </w:pPr>
      <w:r>
        <w:rPr>
          <w:lang w:val="mi-NZ"/>
        </w:rPr>
        <w:t xml:space="preserve">This might mean combining htis paragraph with hte next one </w:t>
      </w:r>
    </w:p>
  </w:comment>
  <w:comment w:id="333" w:author="Chrissie Painting" w:date="2023-06-22T10:13:00Z" w:initials="CP">
    <w:p w14:paraId="61DD38F8" w14:textId="77777777" w:rsidR="00B42F5B" w:rsidRDefault="00B42F5B">
      <w:pPr>
        <w:pStyle w:val="CommentText"/>
      </w:pPr>
      <w:r>
        <w:rPr>
          <w:rStyle w:val="CommentReference"/>
        </w:rPr>
        <w:annotationRef/>
      </w:r>
      <w:r>
        <w:rPr>
          <w:lang w:val="mi-NZ"/>
        </w:rPr>
        <w:t>A possible way to connect this paragraph with the next would be to start off the paragraph with a topic sentence:</w:t>
      </w:r>
    </w:p>
    <w:p w14:paraId="7EDF7601" w14:textId="77777777" w:rsidR="00B42F5B" w:rsidRDefault="00B42F5B">
      <w:pPr>
        <w:pStyle w:val="CommentText"/>
      </w:pPr>
    </w:p>
    <w:p w14:paraId="5DBF047D" w14:textId="77777777" w:rsidR="00B42F5B" w:rsidRDefault="00B42F5B">
      <w:pPr>
        <w:pStyle w:val="CommentText"/>
      </w:pPr>
      <w:r>
        <w:rPr>
          <w:lang w:val="mi-NZ"/>
        </w:rPr>
        <w:t xml:space="preserve">Female mating status has previously been shown to be an important for male mate choice, including courtship behaviour, in several spider species. </w:t>
      </w:r>
      <w:r>
        <w:rPr>
          <w:i/>
          <w:iCs/>
          <w:lang w:val="mi-NZ"/>
        </w:rPr>
        <w:t xml:space="preserve">Then include your funnel web examples and lycosid examples. </w:t>
      </w:r>
      <w:r>
        <w:rPr>
          <w:lang w:val="mi-NZ"/>
        </w:rPr>
        <w:t xml:space="preserve">However, contrary to our prediction, we found little evidence that </w:t>
      </w:r>
      <w:r>
        <w:rPr>
          <w:i/>
          <w:iCs/>
          <w:lang w:val="mi-NZ"/>
        </w:rPr>
        <w:t xml:space="preserve">D. Minor </w:t>
      </w:r>
      <w:r>
        <w:rPr>
          <w:lang w:val="mi-NZ"/>
        </w:rPr>
        <w:t xml:space="preserve">males adjust their courtship investment in response to female mating status. </w:t>
      </w:r>
      <w:r>
        <w:rPr>
          <w:i/>
          <w:iCs/>
          <w:lang w:val="mi-NZ"/>
        </w:rPr>
        <w:t xml:space="preserve">Then add your details about the exact findings like you have in this paragraph already. </w:t>
      </w:r>
      <w:r>
        <w:rPr>
          <w:lang w:val="mi-NZ"/>
        </w:rPr>
        <w:t xml:space="preserve">Add a conclusion sentence to say that this was unexpected. </w:t>
      </w:r>
    </w:p>
    <w:p w14:paraId="041C20A1" w14:textId="77777777" w:rsidR="00B42F5B" w:rsidRDefault="00B42F5B">
      <w:pPr>
        <w:pStyle w:val="CommentText"/>
      </w:pPr>
    </w:p>
    <w:p w14:paraId="745ABFC8" w14:textId="77777777" w:rsidR="00B42F5B" w:rsidRDefault="00B42F5B" w:rsidP="005A45F4">
      <w:pPr>
        <w:pStyle w:val="CommentText"/>
      </w:pPr>
      <w:r>
        <w:rPr>
          <w:lang w:val="mi-NZ"/>
        </w:rPr>
        <w:t xml:space="preserve">Then you can shift to your next paragraph about chemical cues </w:t>
      </w:r>
    </w:p>
  </w:comment>
  <w:comment w:id="343" w:author="Chrissie Painting" w:date="2023-06-22T10:54:00Z" w:initials="CP">
    <w:p w14:paraId="5B071E07" w14:textId="77777777" w:rsidR="004E6228" w:rsidRDefault="004E6228" w:rsidP="002D7051">
      <w:pPr>
        <w:pStyle w:val="CommentText"/>
      </w:pPr>
      <w:r>
        <w:rPr>
          <w:rStyle w:val="CommentReference"/>
        </w:rPr>
        <w:annotationRef/>
      </w:r>
      <w:r>
        <w:rPr>
          <w:lang w:val="mi-NZ"/>
        </w:rPr>
        <w:t xml:space="preserve">Lupold et al 2011 Behav Ecol is a great paper here to cite for a Drosophila example </w:t>
      </w:r>
    </w:p>
  </w:comment>
  <w:comment w:id="353" w:author="Chrissie Painting" w:date="2023-06-22T10:23:00Z" w:initials="CP">
    <w:p w14:paraId="24859CCF" w14:textId="7CD2667A" w:rsidR="0003014F" w:rsidRDefault="0003014F" w:rsidP="00ED1508">
      <w:pPr>
        <w:pStyle w:val="CommentText"/>
      </w:pPr>
      <w:r>
        <w:rPr>
          <w:rStyle w:val="CommentReference"/>
        </w:rPr>
        <w:annotationRef/>
      </w:r>
      <w:r>
        <w:rPr>
          <w:lang w:val="mi-NZ"/>
        </w:rPr>
        <w:t xml:space="preserve">Cuticular hydrocarbons or?? </w:t>
      </w:r>
    </w:p>
  </w:comment>
  <w:comment w:id="348" w:author="Chrissie Painting" w:date="2023-06-22T10:34:00Z" w:initials="CP">
    <w:p w14:paraId="06BD63B1" w14:textId="77777777" w:rsidR="0003014F" w:rsidRDefault="0003014F" w:rsidP="00473148">
      <w:pPr>
        <w:pStyle w:val="CommentText"/>
      </w:pPr>
      <w:r>
        <w:rPr>
          <w:rStyle w:val="CommentReference"/>
        </w:rPr>
        <w:annotationRef/>
      </w:r>
      <w:r>
        <w:rPr>
          <w:lang w:val="mi-NZ"/>
        </w:rPr>
        <w:t xml:space="preserve">Below you mention female phereomones which is different to chemical signals left on the female  by previous male mates. Are female pheromones also potentially important for signalling mating status? If so that should be included here </w:t>
      </w:r>
    </w:p>
  </w:comment>
  <w:comment w:id="349" w:author="Chrissie Painting" w:date="2023-06-22T10:52:00Z" w:initials="CP">
    <w:p w14:paraId="701A5529" w14:textId="77777777" w:rsidR="004E6228" w:rsidRDefault="004E6228" w:rsidP="003C2BF1">
      <w:pPr>
        <w:pStyle w:val="CommentText"/>
      </w:pPr>
      <w:r>
        <w:rPr>
          <w:rStyle w:val="CommentReference"/>
        </w:rPr>
        <w:annotationRef/>
      </w:r>
      <w:r>
        <w:rPr>
          <w:lang w:val="mi-NZ"/>
        </w:rPr>
        <w:t>I think the Thomas 2011 Biol Reviews paper will help here</w:t>
      </w:r>
    </w:p>
  </w:comment>
  <w:comment w:id="368" w:author="Chrissie Painting" w:date="2023-06-22T10:52:00Z" w:initials="CP">
    <w:p w14:paraId="26A139E2" w14:textId="2C388A97" w:rsidR="004E6228" w:rsidRDefault="004E6228">
      <w:pPr>
        <w:pStyle w:val="CommentText"/>
      </w:pPr>
      <w:r>
        <w:rPr>
          <w:rStyle w:val="CommentReference"/>
        </w:rPr>
        <w:annotationRef/>
      </w:r>
      <w:r>
        <w:rPr>
          <w:lang w:val="mi-NZ"/>
        </w:rPr>
        <w:t xml:space="preserve">We need to be careful and deliberate about whether we are using hte word cue AND/or signal here as they mean different things. </w:t>
      </w:r>
    </w:p>
    <w:p w14:paraId="1236587D" w14:textId="77777777" w:rsidR="004E6228" w:rsidRDefault="004E6228">
      <w:pPr>
        <w:pStyle w:val="CommentText"/>
      </w:pPr>
    </w:p>
    <w:p w14:paraId="2EA2A86B" w14:textId="77777777" w:rsidR="004E6228" w:rsidRDefault="004E6228" w:rsidP="00BA7AC2">
      <w:pPr>
        <w:pStyle w:val="CommentText"/>
      </w:pPr>
      <w:r>
        <w:rPr>
          <w:lang w:val="mi-NZ"/>
        </w:rPr>
        <w:t xml:space="preserve">See the Thomas 2011 Biological Reviews paper to help with this </w:t>
      </w:r>
    </w:p>
  </w:comment>
  <w:comment w:id="374" w:author="Chrissie Painting" w:date="2023-06-22T10:41:00Z" w:initials="CP">
    <w:p w14:paraId="3B1591CD" w14:textId="34B616F2" w:rsidR="00DE0EA4" w:rsidRDefault="00DE0EA4">
      <w:pPr>
        <w:pStyle w:val="CommentText"/>
      </w:pPr>
      <w:r>
        <w:rPr>
          <w:rStyle w:val="CommentReference"/>
        </w:rPr>
        <w:annotationRef/>
      </w:r>
      <w:r>
        <w:rPr>
          <w:lang w:val="mi-NZ"/>
        </w:rPr>
        <w:t xml:space="preserve">We will modify this paragraph a bit as we don't want to give away Simon's finding of broken genitalia before he's published it. I think we can slightly reframe this too to say that males may require contact with the female to assess mating status, rather than being able to detect mating status through proxy such as chemicals left behind on drag lines. Then you can offer your examples of mate plugging in other spiders (these are great examples). Then conclude with it being possible that male </w:t>
      </w:r>
      <w:r>
        <w:rPr>
          <w:i/>
          <w:iCs/>
          <w:lang w:val="mi-NZ"/>
        </w:rPr>
        <w:t xml:space="preserve">D. Minor </w:t>
      </w:r>
      <w:r>
        <w:rPr>
          <w:lang w:val="mi-NZ"/>
        </w:rPr>
        <w:t>may therefore require contact to assess this, which may mean that courtship behaviour itself is not affected by mating status, instead the probability of copulation may be lower.</w:t>
      </w:r>
    </w:p>
    <w:p w14:paraId="1371ADD2" w14:textId="77777777" w:rsidR="00DE0EA4" w:rsidRDefault="00DE0EA4" w:rsidP="004A5ABC">
      <w:pPr>
        <w:pStyle w:val="CommentText"/>
      </w:pPr>
      <w:r>
        <w:rPr>
          <w:lang w:val="mi-NZ"/>
        </w:rPr>
        <w:t xml:space="preserve">In other words, don't make this about a limitation to your study, as the question in hand is whether males adjust courthsip behaviour between mated and unmated females - if they can do this from a distance then you should be seeing this in what you've analysed. If they require contact then this isn't really about courtship anymore ☺️ </w:t>
      </w:r>
    </w:p>
  </w:comment>
  <w:comment w:id="377" w:author="Chrissie Painting" w:date="2023-06-22T10:43:00Z" w:initials="CP">
    <w:p w14:paraId="7AB98BD6" w14:textId="77777777" w:rsidR="00DE0EA4" w:rsidRDefault="00DE0EA4" w:rsidP="00BC7E78">
      <w:pPr>
        <w:pStyle w:val="CommentText"/>
      </w:pPr>
      <w:r>
        <w:rPr>
          <w:rStyle w:val="CommentReference"/>
        </w:rPr>
        <w:annotationRef/>
      </w:r>
      <w:r>
        <w:rPr>
          <w:lang w:val="mi-NZ"/>
        </w:rPr>
        <w:t xml:space="preserve">This is a great point, that the adjustment in male behaviour may not be during courship, but instead is in the allocation of sperm during copulation. I think we can keep this in but might end up moving it around later. </w:t>
      </w:r>
    </w:p>
  </w:comment>
  <w:comment w:id="380" w:author="Chrissie Painting" w:date="2023-06-22T10:42:00Z" w:initials="CP">
    <w:p w14:paraId="74C1C170" w14:textId="061B41EC" w:rsidR="00DE0EA4" w:rsidRDefault="00DE0EA4" w:rsidP="00B84845">
      <w:pPr>
        <w:pStyle w:val="CommentText"/>
      </w:pPr>
      <w:r>
        <w:rPr>
          <w:rStyle w:val="CommentReference"/>
        </w:rPr>
        <w:annotationRef/>
      </w:r>
      <w:r>
        <w:rPr>
          <w:lang w:val="mi-NZ"/>
        </w:rPr>
        <w:t xml:space="preserve">Can you just say </w:t>
      </w:r>
      <w:r>
        <w:rPr>
          <w:i/>
          <w:iCs/>
          <w:lang w:val="mi-NZ"/>
        </w:rPr>
        <w:t xml:space="preserve">Drosophila </w:t>
      </w:r>
      <w:r>
        <w:rPr>
          <w:lang w:val="mi-NZ"/>
        </w:rPr>
        <w:t xml:space="preserve">here? </w:t>
      </w:r>
    </w:p>
  </w:comment>
  <w:comment w:id="381" w:author="Chrissie Painting" w:date="2023-06-22T10:42:00Z" w:initials="CP">
    <w:p w14:paraId="561EBCC2" w14:textId="77777777" w:rsidR="00DE0EA4" w:rsidRDefault="00DE0EA4" w:rsidP="00685B63">
      <w:pPr>
        <w:pStyle w:val="CommentText"/>
      </w:pPr>
      <w:r>
        <w:rPr>
          <w:rStyle w:val="CommentReference"/>
        </w:rPr>
        <w:annotationRef/>
      </w:r>
      <w:r>
        <w:rPr>
          <w:lang w:val="mi-NZ"/>
        </w:rPr>
        <w:t xml:space="preserve">Or flies </w:t>
      </w:r>
    </w:p>
  </w:comment>
  <w:comment w:id="382" w:author="Chrissie Painting" w:date="2023-06-22T11:49:00Z" w:initials="CP">
    <w:p w14:paraId="0BFDFA12" w14:textId="77777777" w:rsidR="00BA65AF" w:rsidRDefault="000E38FC" w:rsidP="00AE7FF1">
      <w:pPr>
        <w:pStyle w:val="CommentText"/>
      </w:pPr>
      <w:r>
        <w:rPr>
          <w:rStyle w:val="CommentReference"/>
        </w:rPr>
        <w:annotationRef/>
      </w:r>
      <w:r w:rsidR="00BA65AF">
        <w:rPr>
          <w:lang w:val="mi-NZ"/>
        </w:rPr>
        <w:t xml:space="preserve">Wow this a really big gap that you've identified here!!! We should defintalye have a really good look for any studies that have explored this before we make this claim, but I think this is a SUPER cool gap to include if it is ineed a gap! </w:t>
      </w:r>
    </w:p>
  </w:comment>
  <w:comment w:id="383" w:author="Chrissie Painting" w:date="2023-06-22T11:58:00Z" w:initials="CP">
    <w:p w14:paraId="1D53CC75" w14:textId="77777777" w:rsidR="00BA65AF" w:rsidRDefault="00BA65AF" w:rsidP="001E753D">
      <w:pPr>
        <w:pStyle w:val="CommentText"/>
      </w:pPr>
      <w:r>
        <w:rPr>
          <w:rStyle w:val="CommentReference"/>
        </w:rPr>
        <w:annotationRef/>
      </w:r>
      <w:r>
        <w:rPr>
          <w:lang w:val="mi-NZ"/>
        </w:rPr>
        <w:t xml:space="preserve">See the Zimmer paper I sent for some more stuff on this </w:t>
      </w:r>
    </w:p>
  </w:comment>
  <w:comment w:id="384" w:author="Chrissie Painting" w:date="2023-06-22T11:34:00Z" w:initials="CP">
    <w:p w14:paraId="1FA7A687" w14:textId="46897FAB" w:rsidR="003D3722" w:rsidRDefault="003D3722" w:rsidP="00F1122D">
      <w:pPr>
        <w:pStyle w:val="CommentText"/>
      </w:pPr>
      <w:r>
        <w:rPr>
          <w:rStyle w:val="CommentReference"/>
        </w:rPr>
        <w:annotationRef/>
      </w:r>
      <w:r>
        <w:rPr>
          <w:lang w:val="mi-NZ"/>
        </w:rPr>
        <w:t xml:space="preserve">Will rework this paragraph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33224F" w15:done="0"/>
  <w15:commentEx w15:paraId="4AC1A805" w15:done="0"/>
  <w15:commentEx w15:paraId="0C4FE5A8" w15:done="0"/>
  <w15:commentEx w15:paraId="6E6D2604" w15:done="0"/>
  <w15:commentEx w15:paraId="5E6CF473" w15:done="0"/>
  <w15:commentEx w15:paraId="0B90F35B" w15:done="0"/>
  <w15:commentEx w15:paraId="504FE56D" w15:done="0"/>
  <w15:commentEx w15:paraId="0005BEB0" w15:done="0"/>
  <w15:commentEx w15:paraId="4DD0DE8D" w15:paraIdParent="0005BEB0" w15:done="0"/>
  <w15:commentEx w15:paraId="4916D949" w15:done="0"/>
  <w15:commentEx w15:paraId="426414DB" w15:done="0"/>
  <w15:commentEx w15:paraId="13CA166D" w15:done="0"/>
  <w15:commentEx w15:paraId="5816C926" w15:done="0"/>
  <w15:commentEx w15:paraId="70F37FDF" w15:done="0"/>
  <w15:commentEx w15:paraId="0B30988F" w15:done="0"/>
  <w15:commentEx w15:paraId="44786DDA" w15:done="0"/>
  <w15:commentEx w15:paraId="6C7CA7F1" w15:done="0"/>
  <w15:commentEx w15:paraId="39B046E1" w15:done="0"/>
  <w15:commentEx w15:paraId="597D987D" w15:paraIdParent="39B046E1" w15:done="0"/>
  <w15:commentEx w15:paraId="0A0CE058" w15:done="0"/>
  <w15:commentEx w15:paraId="1C6FCF21" w15:paraIdParent="0A0CE058" w15:done="0"/>
  <w15:commentEx w15:paraId="24EDE9C8" w15:done="0"/>
  <w15:commentEx w15:paraId="5029682B" w15:done="0"/>
  <w15:commentEx w15:paraId="6218043F" w15:done="0"/>
  <w15:commentEx w15:paraId="20177B38" w15:done="0"/>
  <w15:commentEx w15:paraId="56E5B578" w15:done="0"/>
  <w15:commentEx w15:paraId="4632DC8E" w15:done="0"/>
  <w15:commentEx w15:paraId="5976CE39" w15:done="0"/>
  <w15:commentEx w15:paraId="1A82CEF7" w15:done="0"/>
  <w15:commentEx w15:paraId="44935839" w15:done="0"/>
  <w15:commentEx w15:paraId="5CE008BF" w15:done="0"/>
  <w15:commentEx w15:paraId="103F4211" w15:done="0"/>
  <w15:commentEx w15:paraId="39C15FB3" w15:paraIdParent="103F4211" w15:done="0"/>
  <w15:commentEx w15:paraId="580C15FE" w15:done="0"/>
  <w15:commentEx w15:paraId="08B36EBB" w15:done="0"/>
  <w15:commentEx w15:paraId="5ABD325E" w15:done="0"/>
  <w15:commentEx w15:paraId="4BCB2EB9" w15:done="0"/>
  <w15:commentEx w15:paraId="5E3A00D0" w15:done="0"/>
  <w15:commentEx w15:paraId="5C6A07F8" w15:done="0"/>
  <w15:commentEx w15:paraId="2BF49670" w15:done="0"/>
  <w15:commentEx w15:paraId="27C68242" w15:done="0"/>
  <w15:commentEx w15:paraId="0372A54A" w15:done="0"/>
  <w15:commentEx w15:paraId="306E1D2F" w15:done="0"/>
  <w15:commentEx w15:paraId="2AB315AB" w15:done="0"/>
  <w15:commentEx w15:paraId="68C4CC9C" w15:done="0"/>
  <w15:commentEx w15:paraId="197DF14B" w15:done="0"/>
  <w15:commentEx w15:paraId="31D31AF6" w15:done="0"/>
  <w15:commentEx w15:paraId="50F4E3E8" w15:done="0"/>
  <w15:commentEx w15:paraId="563264AD" w15:done="0"/>
  <w15:commentEx w15:paraId="559C1088" w15:done="0"/>
  <w15:commentEx w15:paraId="5F330314" w15:done="0"/>
  <w15:commentEx w15:paraId="75C08478" w15:done="0"/>
  <w15:commentEx w15:paraId="118DD12C" w15:done="0"/>
  <w15:commentEx w15:paraId="13E43CAD" w15:done="0"/>
  <w15:commentEx w15:paraId="75712E5C" w15:done="0"/>
  <w15:commentEx w15:paraId="487BFABD" w15:done="0"/>
  <w15:commentEx w15:paraId="49A276C9" w15:done="0"/>
  <w15:commentEx w15:paraId="211D5B3E" w15:paraIdParent="49A276C9" w15:done="0"/>
  <w15:commentEx w15:paraId="717145F0" w15:done="0"/>
  <w15:commentEx w15:paraId="745ABFC8" w15:paraIdParent="717145F0" w15:done="0"/>
  <w15:commentEx w15:paraId="5B071E07" w15:done="0"/>
  <w15:commentEx w15:paraId="24859CCF" w15:done="0"/>
  <w15:commentEx w15:paraId="06BD63B1" w15:done="0"/>
  <w15:commentEx w15:paraId="701A5529" w15:paraIdParent="06BD63B1" w15:done="0"/>
  <w15:commentEx w15:paraId="2EA2A86B" w15:done="0"/>
  <w15:commentEx w15:paraId="1371ADD2" w15:done="0"/>
  <w15:commentEx w15:paraId="7AB98BD6" w15:done="0"/>
  <w15:commentEx w15:paraId="74C1C170" w15:done="0"/>
  <w15:commentEx w15:paraId="561EBCC2" w15:paraIdParent="74C1C170" w15:done="0"/>
  <w15:commentEx w15:paraId="0BFDFA12" w15:done="0"/>
  <w15:commentEx w15:paraId="1D53CC75" w15:paraIdParent="0BFDFA12" w15:done="0"/>
  <w15:commentEx w15:paraId="1FA7A6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AFEF9" w16cex:dateUtc="2023-06-19T04:21:00Z"/>
  <w16cex:commentExtensible w16cex:durableId="283EAFBD" w16cex:dateUtc="2023-06-21T23:32:00Z"/>
  <w16cex:commentExtensible w16cex:durableId="283AFF84" w16cex:dateUtc="2023-06-19T04:23:00Z"/>
  <w16cex:commentExtensible w16cex:durableId="283B0077" w16cex:dateUtc="2023-06-19T04:27:00Z"/>
  <w16cex:commentExtensible w16cex:durableId="283B0030" w16cex:dateUtc="2023-06-19T04:26:00Z"/>
  <w16cex:commentExtensible w16cex:durableId="283B00B7" w16cex:dateUtc="2023-06-19T04:28:00Z"/>
  <w16cex:commentExtensible w16cex:durableId="283B0115" w16cex:dateUtc="2023-06-19T04:30:00Z"/>
  <w16cex:commentExtensible w16cex:durableId="283B0351" w16cex:dateUtc="2023-06-19T04:39:00Z"/>
  <w16cex:commentExtensible w16cex:durableId="283B0480" w16cex:dateUtc="2023-06-19T04:44:00Z"/>
  <w16cex:commentExtensible w16cex:durableId="283B02AC" w16cex:dateUtc="2023-06-19T04:37:00Z"/>
  <w16cex:commentExtensible w16cex:durableId="283B044E" w16cex:dateUtc="2023-06-19T04:43:00Z"/>
  <w16cex:commentExtensible w16cex:durableId="283B04AF" w16cex:dateUtc="2023-06-19T04:45:00Z"/>
  <w16cex:commentExtensible w16cex:durableId="283B0551" w16cex:dateUtc="2023-06-19T04:48:00Z"/>
  <w16cex:commentExtensible w16cex:durableId="283C244F" w16cex:dateUtc="2023-06-20T01:12:00Z"/>
  <w16cex:commentExtensible w16cex:durableId="283C4114" w16cex:dateUtc="2023-06-20T03:15:00Z"/>
  <w16cex:commentExtensible w16cex:durableId="283C4489" w16cex:dateUtc="2023-06-20T03:30:00Z"/>
  <w16cex:commentExtensible w16cex:durableId="283C4619" w16cex:dateUtc="2023-06-20T03:36:00Z"/>
  <w16cex:commentExtensible w16cex:durableId="283C4821" w16cex:dateUtc="2023-06-20T03:45:00Z"/>
  <w16cex:commentExtensible w16cex:durableId="283C48AC" w16cex:dateUtc="2023-06-20T03:47:00Z"/>
  <w16cex:commentExtensible w16cex:durableId="283C4949" w16cex:dateUtc="2023-06-20T03:50:00Z"/>
  <w16cex:commentExtensible w16cex:durableId="283C4998" w16cex:dateUtc="2023-06-20T03:51:00Z"/>
  <w16cex:commentExtensible w16cex:durableId="283C4CC4" w16cex:dateUtc="2023-06-20T04:05:00Z"/>
  <w16cex:commentExtensible w16cex:durableId="283C4CE7" w16cex:dateUtc="2023-06-20T04:05:00Z"/>
  <w16cex:commentExtensible w16cex:durableId="283D5CF1" w16cex:dateUtc="2023-06-20T23:26:00Z"/>
  <w16cex:commentExtensible w16cex:durableId="283D5D01" w16cex:dateUtc="2023-06-20T23:26:00Z"/>
  <w16cex:commentExtensible w16cex:durableId="283D5D3A" w16cex:dateUtc="2023-06-20T23:27:00Z"/>
  <w16cex:commentExtensible w16cex:durableId="283D5DA9" w16cex:dateUtc="2023-06-20T23:29:00Z"/>
  <w16cex:commentExtensible w16cex:durableId="283D5E4A" w16cex:dateUtc="2023-06-20T23:32:00Z"/>
  <w16cex:commentExtensible w16cex:durableId="283D63B5" w16cex:dateUtc="2023-06-20T23:55:00Z"/>
  <w16cex:commentExtensible w16cex:durableId="283D64CF" w16cex:dateUtc="2023-06-21T00:00:00Z"/>
  <w16cex:commentExtensible w16cex:durableId="283D9F7C" w16cex:dateUtc="2023-06-21T04:10:00Z"/>
  <w16cex:commentExtensible w16cex:durableId="283D83D3" w16cex:dateUtc="2023-06-21T02:12:00Z"/>
  <w16cex:commentExtensible w16cex:durableId="283D8432" w16cex:dateUtc="2023-06-21T02:14:00Z"/>
  <w16cex:commentExtensible w16cex:durableId="283D6567" w16cex:dateUtc="2023-06-21T00:02:00Z"/>
  <w16cex:commentExtensible w16cex:durableId="283D7E1C" w16cex:dateUtc="2023-06-21T01:48:00Z"/>
  <w16cex:commentExtensible w16cex:durableId="283D832E" w16cex:dateUtc="2023-06-21T02:09:00Z"/>
  <w16cex:commentExtensible w16cex:durableId="283D82F0" w16cex:dateUtc="2023-06-21T02:08:00Z"/>
  <w16cex:commentExtensible w16cex:durableId="283D8465" w16cex:dateUtc="2023-06-21T02:15:00Z"/>
  <w16cex:commentExtensible w16cex:durableId="283D8913" w16cex:dateUtc="2023-06-21T02:34:00Z"/>
  <w16cex:commentExtensible w16cex:durableId="283D84C1" w16cex:dateUtc="2023-06-21T02:16:00Z"/>
  <w16cex:commentExtensible w16cex:durableId="283D84E1" w16cex:dateUtc="2023-06-21T02:17:00Z"/>
  <w16cex:commentExtensible w16cex:durableId="283D8514" w16cex:dateUtc="2023-06-21T02:17:00Z"/>
  <w16cex:commentExtensible w16cex:durableId="283D85BE" w16cex:dateUtc="2023-06-21T02:20:00Z"/>
  <w16cex:commentExtensible w16cex:durableId="283D8591" w16cex:dateUtc="2023-06-21T02:20:00Z"/>
  <w16cex:commentExtensible w16cex:durableId="283D85E7" w16cex:dateUtc="2023-06-21T02:21:00Z"/>
  <w16cex:commentExtensible w16cex:durableId="283D8887" w16cex:dateUtc="2023-06-21T02:32:00Z"/>
  <w16cex:commentExtensible w16cex:durableId="283D8897" w16cex:dateUtc="2023-06-21T02:32:00Z"/>
  <w16cex:commentExtensible w16cex:durableId="283D9D45" w16cex:dateUtc="2023-06-21T04:01:00Z"/>
  <w16cex:commentExtensible w16cex:durableId="283E96FA" w16cex:dateUtc="2023-06-21T21:46:00Z"/>
  <w16cex:commentExtensible w16cex:durableId="283E984B" w16cex:dateUtc="2023-06-21T21:47:00Z"/>
  <w16cex:commentExtensible w16cex:durableId="283E984A" w16cex:dateUtc="2023-06-21T21:49:00Z"/>
  <w16cex:commentExtensible w16cex:durableId="283E9879" w16cex:dateUtc="2023-06-21T21:52:00Z"/>
  <w16cex:commentExtensible w16cex:durableId="283E9718" w16cex:dateUtc="2023-06-21T21:47:00Z"/>
  <w16cex:commentExtensible w16cex:durableId="283E9795" w16cex:dateUtc="2023-06-21T21:49:00Z"/>
  <w16cex:commentExtensible w16cex:durableId="283E98C7" w16cex:dateUtc="2023-06-21T21:54:00Z"/>
  <w16cex:commentExtensible w16cex:durableId="283E9943" w16cex:dateUtc="2023-06-21T21:56:00Z"/>
  <w16cex:commentExtensible w16cex:durableId="283E999D" w16cex:dateUtc="2023-06-21T21:57:00Z"/>
  <w16cex:commentExtensible w16cex:durableId="283E99EC" w16cex:dateUtc="2023-06-21T21:59:00Z"/>
  <w16cex:commentExtensible w16cex:durableId="283E9C3F" w16cex:dateUtc="2023-06-21T22:09:00Z"/>
  <w16cex:commentExtensible w16cex:durableId="283E9D55" w16cex:dateUtc="2023-06-21T22:13:00Z"/>
  <w16cex:commentExtensible w16cex:durableId="283EA6D5" w16cex:dateUtc="2023-06-21T22:54:00Z"/>
  <w16cex:commentExtensible w16cex:durableId="283E9F93" w16cex:dateUtc="2023-06-21T22:23:00Z"/>
  <w16cex:commentExtensible w16cex:durableId="283EA24A" w16cex:dateUtc="2023-06-21T22:34:00Z"/>
  <w16cex:commentExtensible w16cex:durableId="283EA661" w16cex:dateUtc="2023-06-21T22:52:00Z"/>
  <w16cex:commentExtensible w16cex:durableId="283EA653" w16cex:dateUtc="2023-06-21T22:52:00Z"/>
  <w16cex:commentExtensible w16cex:durableId="283EA3E0" w16cex:dateUtc="2023-06-21T22:41:00Z"/>
  <w16cex:commentExtensible w16cex:durableId="283EA460" w16cex:dateUtc="2023-06-21T22:43:00Z"/>
  <w16cex:commentExtensible w16cex:durableId="283EA3FD" w16cex:dateUtc="2023-06-21T22:42:00Z"/>
  <w16cex:commentExtensible w16cex:durableId="283EA404" w16cex:dateUtc="2023-06-21T22:42:00Z"/>
  <w16cex:commentExtensible w16cex:durableId="283EB3C1" w16cex:dateUtc="2023-06-21T23:49:00Z"/>
  <w16cex:commentExtensible w16cex:durableId="283EB5DE" w16cex:dateUtc="2023-06-21T23:58:00Z"/>
  <w16cex:commentExtensible w16cex:durableId="283EB04C" w16cex:dateUtc="2023-06-21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33224F" w16cid:durableId="283AFEF9"/>
  <w16cid:commentId w16cid:paraId="4AC1A805" w16cid:durableId="283EAFBD"/>
  <w16cid:commentId w16cid:paraId="0C4FE5A8" w16cid:durableId="283AFF84"/>
  <w16cid:commentId w16cid:paraId="6E6D2604" w16cid:durableId="283B0077"/>
  <w16cid:commentId w16cid:paraId="5E6CF473" w16cid:durableId="283B0030"/>
  <w16cid:commentId w16cid:paraId="0B90F35B" w16cid:durableId="283B00B7"/>
  <w16cid:commentId w16cid:paraId="504FE56D" w16cid:durableId="283B0115"/>
  <w16cid:commentId w16cid:paraId="0005BEB0" w16cid:durableId="283B0351"/>
  <w16cid:commentId w16cid:paraId="4DD0DE8D" w16cid:durableId="283B0480"/>
  <w16cid:commentId w16cid:paraId="4916D949" w16cid:durableId="283B02AC"/>
  <w16cid:commentId w16cid:paraId="426414DB" w16cid:durableId="283B044E"/>
  <w16cid:commentId w16cid:paraId="13CA166D" w16cid:durableId="283B04AF"/>
  <w16cid:commentId w16cid:paraId="5816C926" w16cid:durableId="283B0551"/>
  <w16cid:commentId w16cid:paraId="70F37FDF" w16cid:durableId="283C244F"/>
  <w16cid:commentId w16cid:paraId="0B30988F" w16cid:durableId="283C4114"/>
  <w16cid:commentId w16cid:paraId="44786DDA" w16cid:durableId="283C4489"/>
  <w16cid:commentId w16cid:paraId="6C7CA7F1" w16cid:durableId="283C4619"/>
  <w16cid:commentId w16cid:paraId="39B046E1" w16cid:durableId="283C4821"/>
  <w16cid:commentId w16cid:paraId="597D987D" w16cid:durableId="283C48AC"/>
  <w16cid:commentId w16cid:paraId="0A0CE058" w16cid:durableId="283C4949"/>
  <w16cid:commentId w16cid:paraId="1C6FCF21" w16cid:durableId="283C4998"/>
  <w16cid:commentId w16cid:paraId="24EDE9C8" w16cid:durableId="283C4CC4"/>
  <w16cid:commentId w16cid:paraId="5029682B" w16cid:durableId="283C4CE7"/>
  <w16cid:commentId w16cid:paraId="6218043F" w16cid:durableId="283D5CF1"/>
  <w16cid:commentId w16cid:paraId="20177B38" w16cid:durableId="283D5D01"/>
  <w16cid:commentId w16cid:paraId="56E5B578" w16cid:durableId="283D5D3A"/>
  <w16cid:commentId w16cid:paraId="4632DC8E" w16cid:durableId="283D5DA9"/>
  <w16cid:commentId w16cid:paraId="5976CE39" w16cid:durableId="283D5E4A"/>
  <w16cid:commentId w16cid:paraId="1A82CEF7" w16cid:durableId="283D63B5"/>
  <w16cid:commentId w16cid:paraId="44935839" w16cid:durableId="283D64CF"/>
  <w16cid:commentId w16cid:paraId="5CE008BF" w16cid:durableId="283D9F7C"/>
  <w16cid:commentId w16cid:paraId="103F4211" w16cid:durableId="283D83D3"/>
  <w16cid:commentId w16cid:paraId="39C15FB3" w16cid:durableId="283D8432"/>
  <w16cid:commentId w16cid:paraId="580C15FE" w16cid:durableId="283D6567"/>
  <w16cid:commentId w16cid:paraId="08B36EBB" w16cid:durableId="283D7E1C"/>
  <w16cid:commentId w16cid:paraId="5ABD325E" w16cid:durableId="283D832E"/>
  <w16cid:commentId w16cid:paraId="4BCB2EB9" w16cid:durableId="283D82F0"/>
  <w16cid:commentId w16cid:paraId="5E3A00D0" w16cid:durableId="283D8465"/>
  <w16cid:commentId w16cid:paraId="5C6A07F8" w16cid:durableId="283D8913"/>
  <w16cid:commentId w16cid:paraId="2BF49670" w16cid:durableId="283D84C1"/>
  <w16cid:commentId w16cid:paraId="27C68242" w16cid:durableId="283D84E1"/>
  <w16cid:commentId w16cid:paraId="0372A54A" w16cid:durableId="283D8514"/>
  <w16cid:commentId w16cid:paraId="306E1D2F" w16cid:durableId="283D85BE"/>
  <w16cid:commentId w16cid:paraId="2AB315AB" w16cid:durableId="283D8591"/>
  <w16cid:commentId w16cid:paraId="68C4CC9C" w16cid:durableId="283D85E7"/>
  <w16cid:commentId w16cid:paraId="197DF14B" w16cid:durableId="283D8887"/>
  <w16cid:commentId w16cid:paraId="31D31AF6" w16cid:durableId="283D8897"/>
  <w16cid:commentId w16cid:paraId="50F4E3E8" w16cid:durableId="283D9D45"/>
  <w16cid:commentId w16cid:paraId="563264AD" w16cid:durableId="283E96FA"/>
  <w16cid:commentId w16cid:paraId="559C1088" w16cid:durableId="283E984B"/>
  <w16cid:commentId w16cid:paraId="5F330314" w16cid:durableId="283E984A"/>
  <w16cid:commentId w16cid:paraId="75C08478" w16cid:durableId="283E9879"/>
  <w16cid:commentId w16cid:paraId="118DD12C" w16cid:durableId="283E9718"/>
  <w16cid:commentId w16cid:paraId="13E43CAD" w16cid:durableId="283E9795"/>
  <w16cid:commentId w16cid:paraId="75712E5C" w16cid:durableId="283E98C7"/>
  <w16cid:commentId w16cid:paraId="487BFABD" w16cid:durableId="283E9943"/>
  <w16cid:commentId w16cid:paraId="49A276C9" w16cid:durableId="283E999D"/>
  <w16cid:commentId w16cid:paraId="211D5B3E" w16cid:durableId="283E99EC"/>
  <w16cid:commentId w16cid:paraId="717145F0" w16cid:durableId="283E9C3F"/>
  <w16cid:commentId w16cid:paraId="745ABFC8" w16cid:durableId="283E9D55"/>
  <w16cid:commentId w16cid:paraId="5B071E07" w16cid:durableId="283EA6D5"/>
  <w16cid:commentId w16cid:paraId="24859CCF" w16cid:durableId="283E9F93"/>
  <w16cid:commentId w16cid:paraId="06BD63B1" w16cid:durableId="283EA24A"/>
  <w16cid:commentId w16cid:paraId="701A5529" w16cid:durableId="283EA661"/>
  <w16cid:commentId w16cid:paraId="2EA2A86B" w16cid:durableId="283EA653"/>
  <w16cid:commentId w16cid:paraId="1371ADD2" w16cid:durableId="283EA3E0"/>
  <w16cid:commentId w16cid:paraId="7AB98BD6" w16cid:durableId="283EA460"/>
  <w16cid:commentId w16cid:paraId="74C1C170" w16cid:durableId="283EA3FD"/>
  <w16cid:commentId w16cid:paraId="561EBCC2" w16cid:durableId="283EA404"/>
  <w16cid:commentId w16cid:paraId="0BFDFA12" w16cid:durableId="283EB3C1"/>
  <w16cid:commentId w16cid:paraId="1D53CC75" w16cid:durableId="283EB5DE"/>
  <w16cid:commentId w16cid:paraId="1FA7A687" w16cid:durableId="283EB0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7661A" w14:textId="77777777" w:rsidR="00EE70FE" w:rsidRDefault="00EE70FE" w:rsidP="006020BA">
      <w:pPr>
        <w:spacing w:line="240" w:lineRule="auto"/>
      </w:pPr>
      <w:r>
        <w:separator/>
      </w:r>
    </w:p>
  </w:endnote>
  <w:endnote w:type="continuationSeparator" w:id="0">
    <w:p w14:paraId="70D95D72" w14:textId="77777777" w:rsidR="00EE70FE" w:rsidRDefault="00EE70FE" w:rsidP="00602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538204"/>
      <w:docPartObj>
        <w:docPartGallery w:val="Page Numbers (Bottom of Page)"/>
        <w:docPartUnique/>
      </w:docPartObj>
    </w:sdtPr>
    <w:sdtContent>
      <w:p w14:paraId="15FDCFF3" w14:textId="5D868C7E" w:rsidR="00B3259B" w:rsidRDefault="00B3259B">
        <w:pPr>
          <w:pStyle w:val="Footer"/>
          <w:jc w:val="right"/>
        </w:pPr>
        <w:r>
          <w:fldChar w:fldCharType="begin"/>
        </w:r>
        <w:r>
          <w:instrText>PAGE   \* MERGEFORMAT</w:instrText>
        </w:r>
        <w:r>
          <w:fldChar w:fldCharType="separate"/>
        </w:r>
        <w:r>
          <w:rPr>
            <w:lang w:val="en-GB"/>
          </w:rPr>
          <w:t>2</w:t>
        </w:r>
        <w:r>
          <w:fldChar w:fldCharType="end"/>
        </w:r>
      </w:p>
    </w:sdtContent>
  </w:sdt>
  <w:p w14:paraId="377A15F4" w14:textId="77777777" w:rsidR="00FB3706" w:rsidRDefault="00FB37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760C" w14:textId="13FA60FC" w:rsidR="00C7151F" w:rsidRDefault="00C7151F">
    <w:pPr>
      <w:pStyle w:val="Footer"/>
      <w:jc w:val="right"/>
    </w:pPr>
  </w:p>
  <w:p w14:paraId="4E2B2D44" w14:textId="77777777" w:rsidR="00C7151F" w:rsidRDefault="00C715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523967"/>
      <w:docPartObj>
        <w:docPartGallery w:val="Page Numbers (Bottom of Page)"/>
        <w:docPartUnique/>
      </w:docPartObj>
    </w:sdtPr>
    <w:sdtContent>
      <w:p w14:paraId="23EC7859" w14:textId="24B1B76C" w:rsidR="00FB3706" w:rsidRDefault="00FB3706">
        <w:pPr>
          <w:pStyle w:val="Footer"/>
          <w:jc w:val="right"/>
        </w:pPr>
        <w:r>
          <w:fldChar w:fldCharType="begin"/>
        </w:r>
        <w:r>
          <w:instrText>PAGE   \* MERGEFORMAT</w:instrText>
        </w:r>
        <w:r>
          <w:fldChar w:fldCharType="separate"/>
        </w:r>
        <w:r>
          <w:rPr>
            <w:lang w:val="en-GB"/>
          </w:rPr>
          <w:t>2</w:t>
        </w:r>
        <w:r>
          <w:fldChar w:fldCharType="end"/>
        </w:r>
      </w:p>
    </w:sdtContent>
  </w:sdt>
  <w:p w14:paraId="61554FDB" w14:textId="77777777" w:rsidR="00C7151F" w:rsidRDefault="00C715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EEF4" w14:textId="20E42BBC" w:rsidR="00881F10" w:rsidRDefault="00881F10">
    <w:pPr>
      <w:pStyle w:val="Footer"/>
      <w:jc w:val="right"/>
    </w:pPr>
  </w:p>
  <w:p w14:paraId="014301D4" w14:textId="77777777" w:rsidR="00881F10" w:rsidRDefault="00881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F271A" w14:textId="77777777" w:rsidR="00EE70FE" w:rsidRDefault="00EE70FE" w:rsidP="006020BA">
      <w:pPr>
        <w:spacing w:line="240" w:lineRule="auto"/>
      </w:pPr>
      <w:r>
        <w:separator/>
      </w:r>
    </w:p>
  </w:footnote>
  <w:footnote w:type="continuationSeparator" w:id="0">
    <w:p w14:paraId="5F85E33A" w14:textId="77777777" w:rsidR="00EE70FE" w:rsidRDefault="00EE70FE" w:rsidP="00602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AA2532"/>
    <w:multiLevelType w:val="hybridMultilevel"/>
    <w:tmpl w:val="D7C67250"/>
    <w:lvl w:ilvl="0" w:tplc="5944040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950862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sie Painting">
    <w15:presenceInfo w15:providerId="AD" w15:userId="S::cpaintin@waikato.ac.nz::a456cd1a-eff7-4052-aa51-d4698cd5a5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BC4"/>
    <w:rsid w:val="0000235A"/>
    <w:rsid w:val="00012278"/>
    <w:rsid w:val="00020116"/>
    <w:rsid w:val="0003014F"/>
    <w:rsid w:val="0003709D"/>
    <w:rsid w:val="00037B9C"/>
    <w:rsid w:val="0004196E"/>
    <w:rsid w:val="00044505"/>
    <w:rsid w:val="00074430"/>
    <w:rsid w:val="000755A8"/>
    <w:rsid w:val="00083FAE"/>
    <w:rsid w:val="00087B8A"/>
    <w:rsid w:val="000A0A9B"/>
    <w:rsid w:val="000B0DF4"/>
    <w:rsid w:val="000B7AC6"/>
    <w:rsid w:val="000C75CC"/>
    <w:rsid w:val="000C78B5"/>
    <w:rsid w:val="000D4138"/>
    <w:rsid w:val="000E38FC"/>
    <w:rsid w:val="000F73E4"/>
    <w:rsid w:val="00116380"/>
    <w:rsid w:val="001173A1"/>
    <w:rsid w:val="0012137F"/>
    <w:rsid w:val="001251FC"/>
    <w:rsid w:val="00125AB2"/>
    <w:rsid w:val="001517EC"/>
    <w:rsid w:val="00153EF6"/>
    <w:rsid w:val="00157532"/>
    <w:rsid w:val="00161DF0"/>
    <w:rsid w:val="001667A2"/>
    <w:rsid w:val="00166F4C"/>
    <w:rsid w:val="00172054"/>
    <w:rsid w:val="0017291C"/>
    <w:rsid w:val="0019175D"/>
    <w:rsid w:val="001A0045"/>
    <w:rsid w:val="001A486D"/>
    <w:rsid w:val="001A6AAC"/>
    <w:rsid w:val="001C0DA1"/>
    <w:rsid w:val="001C6C19"/>
    <w:rsid w:val="001D6DF1"/>
    <w:rsid w:val="001D7633"/>
    <w:rsid w:val="001E2081"/>
    <w:rsid w:val="001F371E"/>
    <w:rsid w:val="001F6A9D"/>
    <w:rsid w:val="00204B63"/>
    <w:rsid w:val="00207789"/>
    <w:rsid w:val="002204D2"/>
    <w:rsid w:val="00224237"/>
    <w:rsid w:val="002268C7"/>
    <w:rsid w:val="002415AB"/>
    <w:rsid w:val="002508E3"/>
    <w:rsid w:val="00262438"/>
    <w:rsid w:val="0027460D"/>
    <w:rsid w:val="00281122"/>
    <w:rsid w:val="002C17D0"/>
    <w:rsid w:val="002C2D70"/>
    <w:rsid w:val="002C363B"/>
    <w:rsid w:val="002C3E9C"/>
    <w:rsid w:val="002C4D02"/>
    <w:rsid w:val="002C4EFB"/>
    <w:rsid w:val="002C78A8"/>
    <w:rsid w:val="002D0444"/>
    <w:rsid w:val="002D2C61"/>
    <w:rsid w:val="002E78AD"/>
    <w:rsid w:val="002E7B3E"/>
    <w:rsid w:val="002F1C3E"/>
    <w:rsid w:val="002F1CEC"/>
    <w:rsid w:val="002F5156"/>
    <w:rsid w:val="00301D2F"/>
    <w:rsid w:val="00307E6C"/>
    <w:rsid w:val="00310CDB"/>
    <w:rsid w:val="00313404"/>
    <w:rsid w:val="00314454"/>
    <w:rsid w:val="00317F09"/>
    <w:rsid w:val="0032213F"/>
    <w:rsid w:val="003228C5"/>
    <w:rsid w:val="003320FC"/>
    <w:rsid w:val="0033388F"/>
    <w:rsid w:val="00334753"/>
    <w:rsid w:val="0033554A"/>
    <w:rsid w:val="00347929"/>
    <w:rsid w:val="00361A84"/>
    <w:rsid w:val="003642D6"/>
    <w:rsid w:val="00364415"/>
    <w:rsid w:val="00364C52"/>
    <w:rsid w:val="00384682"/>
    <w:rsid w:val="003930ED"/>
    <w:rsid w:val="003A56C1"/>
    <w:rsid w:val="003B0DAF"/>
    <w:rsid w:val="003B4402"/>
    <w:rsid w:val="003B66E2"/>
    <w:rsid w:val="003C5812"/>
    <w:rsid w:val="003D2051"/>
    <w:rsid w:val="003D3722"/>
    <w:rsid w:val="003D682C"/>
    <w:rsid w:val="003D6DE5"/>
    <w:rsid w:val="003E0282"/>
    <w:rsid w:val="003F0E0C"/>
    <w:rsid w:val="004021F9"/>
    <w:rsid w:val="004037F1"/>
    <w:rsid w:val="004133DA"/>
    <w:rsid w:val="00417B9F"/>
    <w:rsid w:val="00434F3A"/>
    <w:rsid w:val="00435006"/>
    <w:rsid w:val="00441930"/>
    <w:rsid w:val="00442C06"/>
    <w:rsid w:val="00451936"/>
    <w:rsid w:val="00464BC4"/>
    <w:rsid w:val="00471951"/>
    <w:rsid w:val="00474689"/>
    <w:rsid w:val="00474DDF"/>
    <w:rsid w:val="00484E19"/>
    <w:rsid w:val="00485A67"/>
    <w:rsid w:val="00486677"/>
    <w:rsid w:val="00492B38"/>
    <w:rsid w:val="00492FEF"/>
    <w:rsid w:val="00493AC6"/>
    <w:rsid w:val="00494916"/>
    <w:rsid w:val="004965F2"/>
    <w:rsid w:val="0049793E"/>
    <w:rsid w:val="00497EB7"/>
    <w:rsid w:val="004A27CC"/>
    <w:rsid w:val="004A586C"/>
    <w:rsid w:val="004C0D44"/>
    <w:rsid w:val="004C5E91"/>
    <w:rsid w:val="004D1BAD"/>
    <w:rsid w:val="004D3FC5"/>
    <w:rsid w:val="004E4A05"/>
    <w:rsid w:val="004E6228"/>
    <w:rsid w:val="004F2EC2"/>
    <w:rsid w:val="004F37A3"/>
    <w:rsid w:val="004F5147"/>
    <w:rsid w:val="004F5CC6"/>
    <w:rsid w:val="00505B85"/>
    <w:rsid w:val="005168F5"/>
    <w:rsid w:val="00520A6C"/>
    <w:rsid w:val="00532B29"/>
    <w:rsid w:val="00535712"/>
    <w:rsid w:val="00536023"/>
    <w:rsid w:val="005373A2"/>
    <w:rsid w:val="00541B01"/>
    <w:rsid w:val="00547C95"/>
    <w:rsid w:val="00575B16"/>
    <w:rsid w:val="00575B5B"/>
    <w:rsid w:val="00582CF0"/>
    <w:rsid w:val="00582D67"/>
    <w:rsid w:val="005A0C5C"/>
    <w:rsid w:val="005B446F"/>
    <w:rsid w:val="005C179B"/>
    <w:rsid w:val="005C2E4D"/>
    <w:rsid w:val="005E3986"/>
    <w:rsid w:val="005E7BE4"/>
    <w:rsid w:val="005F0274"/>
    <w:rsid w:val="006020BA"/>
    <w:rsid w:val="00605206"/>
    <w:rsid w:val="00605974"/>
    <w:rsid w:val="00611025"/>
    <w:rsid w:val="0061123E"/>
    <w:rsid w:val="00612262"/>
    <w:rsid w:val="00614FEA"/>
    <w:rsid w:val="00616DB8"/>
    <w:rsid w:val="006269FF"/>
    <w:rsid w:val="00632F92"/>
    <w:rsid w:val="00637804"/>
    <w:rsid w:val="0064572B"/>
    <w:rsid w:val="006620BA"/>
    <w:rsid w:val="0066329F"/>
    <w:rsid w:val="00664FD8"/>
    <w:rsid w:val="00670487"/>
    <w:rsid w:val="006765EB"/>
    <w:rsid w:val="006767BF"/>
    <w:rsid w:val="00682CD0"/>
    <w:rsid w:val="00683176"/>
    <w:rsid w:val="00684191"/>
    <w:rsid w:val="006844C2"/>
    <w:rsid w:val="00694A35"/>
    <w:rsid w:val="00695475"/>
    <w:rsid w:val="00696A04"/>
    <w:rsid w:val="00696BF7"/>
    <w:rsid w:val="006A63D6"/>
    <w:rsid w:val="006B3D15"/>
    <w:rsid w:val="006C2465"/>
    <w:rsid w:val="006C2C74"/>
    <w:rsid w:val="006C3FFF"/>
    <w:rsid w:val="006D184D"/>
    <w:rsid w:val="006D3EA1"/>
    <w:rsid w:val="006E00A3"/>
    <w:rsid w:val="006F2140"/>
    <w:rsid w:val="006F3A85"/>
    <w:rsid w:val="007067B0"/>
    <w:rsid w:val="00717DB7"/>
    <w:rsid w:val="00720E7C"/>
    <w:rsid w:val="007301DD"/>
    <w:rsid w:val="0073344A"/>
    <w:rsid w:val="00733BF1"/>
    <w:rsid w:val="007377A5"/>
    <w:rsid w:val="00737F8C"/>
    <w:rsid w:val="00741FB0"/>
    <w:rsid w:val="0074653B"/>
    <w:rsid w:val="00747282"/>
    <w:rsid w:val="00753823"/>
    <w:rsid w:val="00755F55"/>
    <w:rsid w:val="00764BBB"/>
    <w:rsid w:val="00765621"/>
    <w:rsid w:val="00776EE8"/>
    <w:rsid w:val="00780D6A"/>
    <w:rsid w:val="00780D76"/>
    <w:rsid w:val="0078482B"/>
    <w:rsid w:val="0079313E"/>
    <w:rsid w:val="007A3916"/>
    <w:rsid w:val="007A7916"/>
    <w:rsid w:val="007B2BA0"/>
    <w:rsid w:val="007B4735"/>
    <w:rsid w:val="007B52D6"/>
    <w:rsid w:val="007C07F6"/>
    <w:rsid w:val="007D1754"/>
    <w:rsid w:val="007E3B1F"/>
    <w:rsid w:val="007F041A"/>
    <w:rsid w:val="00810C35"/>
    <w:rsid w:val="00816D14"/>
    <w:rsid w:val="0082573F"/>
    <w:rsid w:val="00834DD8"/>
    <w:rsid w:val="0084590B"/>
    <w:rsid w:val="00852906"/>
    <w:rsid w:val="008537F7"/>
    <w:rsid w:val="00853935"/>
    <w:rsid w:val="00854702"/>
    <w:rsid w:val="008657E2"/>
    <w:rsid w:val="00866679"/>
    <w:rsid w:val="00867589"/>
    <w:rsid w:val="008711DC"/>
    <w:rsid w:val="008724BF"/>
    <w:rsid w:val="00880DDC"/>
    <w:rsid w:val="00881F10"/>
    <w:rsid w:val="00884807"/>
    <w:rsid w:val="00884D6A"/>
    <w:rsid w:val="008921D2"/>
    <w:rsid w:val="00895208"/>
    <w:rsid w:val="008A3EFB"/>
    <w:rsid w:val="008B2D0E"/>
    <w:rsid w:val="008C021D"/>
    <w:rsid w:val="008D0BF3"/>
    <w:rsid w:val="008D107B"/>
    <w:rsid w:val="008E36FD"/>
    <w:rsid w:val="008F6F9C"/>
    <w:rsid w:val="00913F18"/>
    <w:rsid w:val="009452F5"/>
    <w:rsid w:val="00951F83"/>
    <w:rsid w:val="00985E4A"/>
    <w:rsid w:val="00987DD7"/>
    <w:rsid w:val="00993590"/>
    <w:rsid w:val="009A728A"/>
    <w:rsid w:val="009A7B1C"/>
    <w:rsid w:val="009A7DF0"/>
    <w:rsid w:val="009D6351"/>
    <w:rsid w:val="009E0E56"/>
    <w:rsid w:val="009E6D76"/>
    <w:rsid w:val="00A103DF"/>
    <w:rsid w:val="00A1788F"/>
    <w:rsid w:val="00A54C98"/>
    <w:rsid w:val="00A642A5"/>
    <w:rsid w:val="00A77232"/>
    <w:rsid w:val="00A834FA"/>
    <w:rsid w:val="00A93FF1"/>
    <w:rsid w:val="00AA0FC6"/>
    <w:rsid w:val="00AB4BA6"/>
    <w:rsid w:val="00AB6217"/>
    <w:rsid w:val="00AC1003"/>
    <w:rsid w:val="00AC3B2B"/>
    <w:rsid w:val="00AC3F85"/>
    <w:rsid w:val="00AD0610"/>
    <w:rsid w:val="00AE08A0"/>
    <w:rsid w:val="00AE2E79"/>
    <w:rsid w:val="00AF48EB"/>
    <w:rsid w:val="00B0580C"/>
    <w:rsid w:val="00B13147"/>
    <w:rsid w:val="00B16293"/>
    <w:rsid w:val="00B20E3B"/>
    <w:rsid w:val="00B3259B"/>
    <w:rsid w:val="00B3582E"/>
    <w:rsid w:val="00B42F5B"/>
    <w:rsid w:val="00B7491B"/>
    <w:rsid w:val="00B75952"/>
    <w:rsid w:val="00B759AA"/>
    <w:rsid w:val="00B8061F"/>
    <w:rsid w:val="00B8179B"/>
    <w:rsid w:val="00B830C7"/>
    <w:rsid w:val="00B85068"/>
    <w:rsid w:val="00B96D5F"/>
    <w:rsid w:val="00BA17CB"/>
    <w:rsid w:val="00BA3685"/>
    <w:rsid w:val="00BA4C4B"/>
    <w:rsid w:val="00BA65AF"/>
    <w:rsid w:val="00BB107A"/>
    <w:rsid w:val="00BC005F"/>
    <w:rsid w:val="00BC1D91"/>
    <w:rsid w:val="00BC1DD8"/>
    <w:rsid w:val="00BC42F0"/>
    <w:rsid w:val="00BD0458"/>
    <w:rsid w:val="00BD0A10"/>
    <w:rsid w:val="00BD7F27"/>
    <w:rsid w:val="00BE3AFF"/>
    <w:rsid w:val="00BE56A6"/>
    <w:rsid w:val="00BE6DBF"/>
    <w:rsid w:val="00BE7304"/>
    <w:rsid w:val="00BF34F2"/>
    <w:rsid w:val="00C133D4"/>
    <w:rsid w:val="00C21011"/>
    <w:rsid w:val="00C33687"/>
    <w:rsid w:val="00C337F5"/>
    <w:rsid w:val="00C36791"/>
    <w:rsid w:val="00C37552"/>
    <w:rsid w:val="00C532BB"/>
    <w:rsid w:val="00C53783"/>
    <w:rsid w:val="00C60E41"/>
    <w:rsid w:val="00C64E95"/>
    <w:rsid w:val="00C7151F"/>
    <w:rsid w:val="00C772B0"/>
    <w:rsid w:val="00C848D3"/>
    <w:rsid w:val="00C85EC8"/>
    <w:rsid w:val="00C95866"/>
    <w:rsid w:val="00CA481E"/>
    <w:rsid w:val="00CA4BAB"/>
    <w:rsid w:val="00CB4D44"/>
    <w:rsid w:val="00CB5F73"/>
    <w:rsid w:val="00CC4511"/>
    <w:rsid w:val="00CC4E6D"/>
    <w:rsid w:val="00CD05F1"/>
    <w:rsid w:val="00CE4D7E"/>
    <w:rsid w:val="00CE6D32"/>
    <w:rsid w:val="00CF5699"/>
    <w:rsid w:val="00CF7A6B"/>
    <w:rsid w:val="00CF7BBA"/>
    <w:rsid w:val="00CF7D72"/>
    <w:rsid w:val="00D01722"/>
    <w:rsid w:val="00D16DA7"/>
    <w:rsid w:val="00D2513C"/>
    <w:rsid w:val="00D27506"/>
    <w:rsid w:val="00D35B20"/>
    <w:rsid w:val="00D42BB9"/>
    <w:rsid w:val="00D43A8B"/>
    <w:rsid w:val="00D44278"/>
    <w:rsid w:val="00D62EF8"/>
    <w:rsid w:val="00D6367E"/>
    <w:rsid w:val="00D67D0C"/>
    <w:rsid w:val="00D705AF"/>
    <w:rsid w:val="00D72560"/>
    <w:rsid w:val="00D753F0"/>
    <w:rsid w:val="00D8123D"/>
    <w:rsid w:val="00DB129C"/>
    <w:rsid w:val="00DB5646"/>
    <w:rsid w:val="00DC4D43"/>
    <w:rsid w:val="00DD1FCB"/>
    <w:rsid w:val="00DD495E"/>
    <w:rsid w:val="00DE0EA4"/>
    <w:rsid w:val="00DE2FB8"/>
    <w:rsid w:val="00DF3614"/>
    <w:rsid w:val="00DF6994"/>
    <w:rsid w:val="00E0783D"/>
    <w:rsid w:val="00E07B70"/>
    <w:rsid w:val="00E222B2"/>
    <w:rsid w:val="00E33135"/>
    <w:rsid w:val="00E40135"/>
    <w:rsid w:val="00E4089D"/>
    <w:rsid w:val="00E42143"/>
    <w:rsid w:val="00E4552E"/>
    <w:rsid w:val="00E502C1"/>
    <w:rsid w:val="00E6332E"/>
    <w:rsid w:val="00E768C7"/>
    <w:rsid w:val="00E76A75"/>
    <w:rsid w:val="00E902D2"/>
    <w:rsid w:val="00E912E4"/>
    <w:rsid w:val="00EA0718"/>
    <w:rsid w:val="00EB4007"/>
    <w:rsid w:val="00EC2698"/>
    <w:rsid w:val="00EC3A48"/>
    <w:rsid w:val="00EE5FAC"/>
    <w:rsid w:val="00EE70FE"/>
    <w:rsid w:val="00EF4C03"/>
    <w:rsid w:val="00F03EA9"/>
    <w:rsid w:val="00F057CB"/>
    <w:rsid w:val="00F20181"/>
    <w:rsid w:val="00F21E6F"/>
    <w:rsid w:val="00F30DC6"/>
    <w:rsid w:val="00F54B7E"/>
    <w:rsid w:val="00F56B01"/>
    <w:rsid w:val="00F6564E"/>
    <w:rsid w:val="00F669C3"/>
    <w:rsid w:val="00F73FAD"/>
    <w:rsid w:val="00F75EC2"/>
    <w:rsid w:val="00F75FA4"/>
    <w:rsid w:val="00F763B6"/>
    <w:rsid w:val="00F76D1C"/>
    <w:rsid w:val="00F77849"/>
    <w:rsid w:val="00F84C53"/>
    <w:rsid w:val="00F92DB0"/>
    <w:rsid w:val="00F9776E"/>
    <w:rsid w:val="00FA2B3C"/>
    <w:rsid w:val="00FB3706"/>
    <w:rsid w:val="00FB44A9"/>
    <w:rsid w:val="00FD08D6"/>
    <w:rsid w:val="00FD6ADB"/>
    <w:rsid w:val="00FE11AF"/>
    <w:rsid w:val="00FE1E0C"/>
    <w:rsid w:val="00FF3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2E697"/>
  <w15:docId w15:val="{215DB1B4-4B72-4FDE-818E-678F78758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A6C"/>
    <w:rPr>
      <w:lang w:val="en-NZ"/>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E4552E"/>
    <w:pPr>
      <w:spacing w:line="240" w:lineRule="auto"/>
    </w:pPr>
    <w:rPr>
      <w:lang w:val="en-NZ"/>
    </w:rPr>
  </w:style>
  <w:style w:type="paragraph" w:styleId="Header">
    <w:name w:val="header"/>
    <w:basedOn w:val="Normal"/>
    <w:link w:val="HeaderChar"/>
    <w:uiPriority w:val="99"/>
    <w:unhideWhenUsed/>
    <w:rsid w:val="006020BA"/>
    <w:pPr>
      <w:tabs>
        <w:tab w:val="center" w:pos="4703"/>
        <w:tab w:val="right" w:pos="9406"/>
      </w:tabs>
      <w:spacing w:line="240" w:lineRule="auto"/>
    </w:pPr>
  </w:style>
  <w:style w:type="character" w:customStyle="1" w:styleId="HeaderChar">
    <w:name w:val="Header Char"/>
    <w:basedOn w:val="DefaultParagraphFont"/>
    <w:link w:val="Header"/>
    <w:uiPriority w:val="99"/>
    <w:rsid w:val="006020BA"/>
    <w:rPr>
      <w:lang w:val="en-NZ"/>
    </w:rPr>
  </w:style>
  <w:style w:type="paragraph" w:styleId="Footer">
    <w:name w:val="footer"/>
    <w:basedOn w:val="Normal"/>
    <w:link w:val="FooterChar"/>
    <w:uiPriority w:val="99"/>
    <w:unhideWhenUsed/>
    <w:rsid w:val="006020BA"/>
    <w:pPr>
      <w:tabs>
        <w:tab w:val="center" w:pos="4703"/>
        <w:tab w:val="right" w:pos="9406"/>
      </w:tabs>
      <w:spacing w:line="240" w:lineRule="auto"/>
    </w:pPr>
  </w:style>
  <w:style w:type="character" w:customStyle="1" w:styleId="FooterChar">
    <w:name w:val="Footer Char"/>
    <w:basedOn w:val="DefaultParagraphFont"/>
    <w:link w:val="Footer"/>
    <w:uiPriority w:val="99"/>
    <w:rsid w:val="006020BA"/>
    <w:rPr>
      <w:lang w:val="en-NZ"/>
    </w:rPr>
  </w:style>
  <w:style w:type="paragraph" w:styleId="CommentSubject">
    <w:name w:val="annotation subject"/>
    <w:basedOn w:val="CommentText"/>
    <w:next w:val="CommentText"/>
    <w:link w:val="CommentSubjectChar"/>
    <w:uiPriority w:val="99"/>
    <w:semiHidden/>
    <w:unhideWhenUsed/>
    <w:rsid w:val="00884807"/>
    <w:rPr>
      <w:b/>
      <w:bCs/>
    </w:rPr>
  </w:style>
  <w:style w:type="character" w:customStyle="1" w:styleId="CommentSubjectChar">
    <w:name w:val="Comment Subject Char"/>
    <w:basedOn w:val="CommentTextChar"/>
    <w:link w:val="CommentSubject"/>
    <w:uiPriority w:val="99"/>
    <w:semiHidden/>
    <w:rsid w:val="00884807"/>
    <w:rPr>
      <w:b/>
      <w:bCs/>
      <w:sz w:val="20"/>
      <w:szCs w:val="20"/>
      <w:lang w:val="en-NZ"/>
    </w:rPr>
  </w:style>
  <w:style w:type="table" w:styleId="TableGrid">
    <w:name w:val="Table Grid"/>
    <w:basedOn w:val="TableNormal"/>
    <w:uiPriority w:val="39"/>
    <w:rsid w:val="005A0C5C"/>
    <w:pPr>
      <w:spacing w:line="240" w:lineRule="auto"/>
    </w:pPr>
    <w:rPr>
      <w:rFonts w:asciiTheme="minorHAnsi" w:eastAsiaTheme="minorHAnsi" w:hAnsiTheme="minorHAnsi" w:cstheme="minorBidi"/>
      <w:kern w:val="2"/>
      <w:lang w:val="fr-F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roduction-text">
    <w:name w:val="introduction-text"/>
    <w:basedOn w:val="DefaultParagraphFont"/>
    <w:rsid w:val="007E3B1F"/>
  </w:style>
  <w:style w:type="character" w:styleId="Hyperlink">
    <w:name w:val="Hyperlink"/>
    <w:basedOn w:val="DefaultParagraphFont"/>
    <w:uiPriority w:val="99"/>
    <w:unhideWhenUsed/>
    <w:rsid w:val="00BA3685"/>
    <w:rPr>
      <w:color w:val="0000FF" w:themeColor="hyperlink"/>
      <w:u w:val="single"/>
    </w:rPr>
  </w:style>
  <w:style w:type="character" w:styleId="UnresolvedMention">
    <w:name w:val="Unresolved Mention"/>
    <w:basedOn w:val="DefaultParagraphFont"/>
    <w:uiPriority w:val="99"/>
    <w:semiHidden/>
    <w:unhideWhenUsed/>
    <w:rsid w:val="00BA3685"/>
    <w:rPr>
      <w:color w:val="605E5C"/>
      <w:shd w:val="clear" w:color="auto" w:fill="E1DFDD"/>
    </w:rPr>
  </w:style>
  <w:style w:type="paragraph" w:styleId="Revision">
    <w:name w:val="Revision"/>
    <w:hidden/>
    <w:uiPriority w:val="99"/>
    <w:semiHidden/>
    <w:rsid w:val="00281122"/>
    <w:pPr>
      <w:spacing w:line="240" w:lineRule="auto"/>
    </w:pPr>
    <w:rPr>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067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087CC-949B-482C-8DE4-3368876CA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25</Pages>
  <Words>9354</Words>
  <Characters>53323</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Chrissie Painting</dc:creator>
  <cp:lastModifiedBy>Clemot Bastien</cp:lastModifiedBy>
  <cp:revision>13</cp:revision>
  <cp:lastPrinted>2023-06-08T23:42:00Z</cp:lastPrinted>
  <dcterms:created xsi:type="dcterms:W3CDTF">2023-06-19T04:49:00Z</dcterms:created>
  <dcterms:modified xsi:type="dcterms:W3CDTF">2023-07-13T15:06:00Z</dcterms:modified>
</cp:coreProperties>
</file>